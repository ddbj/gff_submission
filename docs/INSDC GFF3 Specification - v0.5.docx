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footer.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83DD1" w:rsidP="790D4D36" w:rsidRDefault="21330BA4" w14:paraId="5C296D72" w14:textId="0490CA63">
      <w:pPr>
        <w:pStyle w:val="Title"/>
        <w:widowControl w:val="0"/>
        <w:spacing w:before="60" w:line="240" w:lineRule="auto"/>
        <w:ind w:left="0" w:firstLine="0"/>
        <w:rPr>
          <w:color w:val="1155CC"/>
          <w:u w:val="single"/>
        </w:rPr>
      </w:pPr>
      <w:r w:rsidR="790D4D36">
        <w:rPr/>
        <w:t xml:space="preserve">INSDC GFF3 Specification - v0.5 </w:t>
      </w:r>
    </w:p>
    <w:p w:rsidR="00C83DD1" w:rsidRDefault="21330BA4" w14:paraId="0EA3EF34" w14:textId="43525CC2">
      <w:pPr>
        <w:pStyle w:val="Heading1"/>
        <w:ind w:left="1080"/>
      </w:pPr>
    </w:p>
    <w:p w:rsidR="00C83DD1" w:rsidRDefault="21330BA4" w14:paraId="10DACD73" w14:textId="3C5A4880">
      <w:pPr>
        <w:pStyle w:val="Heading1"/>
        <w:ind w:left="1080"/>
      </w:pPr>
      <w:bookmarkStart w:name="_Toc122214104" w:id="2118006431"/>
      <w:r w:rsidR="1ED3BE92">
        <w:rPr/>
        <w:t>Contributors</w:t>
      </w:r>
      <w:bookmarkEnd w:id="2118006431"/>
    </w:p>
    <w:p w:rsidR="00C83DD1" w:rsidP="46BB9C23" w:rsidRDefault="387BB470" w14:paraId="35087D62" w14:textId="31252FB9">
      <w:pPr>
        <w:pStyle w:val="Normal"/>
        <w:ind w:left="1080" w:firstLine="0"/>
        <w:rPr>
          <w:vertAlign w:val="superscript"/>
        </w:rPr>
      </w:pPr>
      <w:commentRangeStart w:id="4"/>
      <w:commentRangeStart w:id="5"/>
      <w:r w:rsidR="6A3D3A29">
        <w:rPr/>
        <w:t>Terence Murphy</w:t>
      </w:r>
      <w:r w:rsidRPr="6A3D3A29" w:rsidR="6A3D3A29">
        <w:rPr>
          <w:vertAlign w:val="superscript"/>
        </w:rPr>
        <w:t>1</w:t>
      </w:r>
      <w:r w:rsidR="6A3D3A29">
        <w:rPr/>
        <w:t>, Lindra</w:t>
      </w:r>
      <w:r w:rsidR="6A3D3A29">
        <w:rPr/>
        <w:t xml:space="preserve"> Frisse</w:t>
      </w:r>
      <w:r w:rsidRPr="6A3D3A29" w:rsidR="6A3D3A29">
        <w:rPr>
          <w:vertAlign w:val="superscript"/>
        </w:rPr>
        <w:t>1</w:t>
      </w:r>
      <w:r w:rsidR="6A3D3A29">
        <w:rPr/>
        <w:t>, Vincent Calhoun</w:t>
      </w:r>
      <w:r w:rsidRPr="6A3D3A29" w:rsidR="6A3D3A29">
        <w:rPr>
          <w:vertAlign w:val="superscript"/>
        </w:rPr>
        <w:t>1</w:t>
      </w:r>
      <w:r w:rsidR="6A3D3A29">
        <w:rPr/>
        <w:t>, Takeshi Ara</w:t>
      </w:r>
      <w:r w:rsidRPr="6A3D3A29" w:rsidR="6A3D3A29">
        <w:rPr>
          <w:vertAlign w:val="superscript"/>
        </w:rPr>
        <w:t>2</w:t>
      </w:r>
      <w:r w:rsidR="6A3D3A29">
        <w:rPr/>
        <w:t>, Yasuhiro Tanizawa</w:t>
      </w:r>
      <w:r w:rsidRPr="6A3D3A29" w:rsidR="6A3D3A29">
        <w:rPr>
          <w:vertAlign w:val="superscript"/>
        </w:rPr>
        <w:t>2</w:t>
      </w:r>
      <w:r w:rsidR="6A3D3A29">
        <w:rPr/>
        <w:t>, Mark Cavanagh</w:t>
      </w:r>
      <w:r w:rsidRPr="6A3D3A29" w:rsidR="6A3D3A29">
        <w:rPr>
          <w:vertAlign w:val="superscript"/>
        </w:rPr>
        <w:t>1*</w:t>
      </w:r>
      <w:r w:rsidR="6A3D3A29">
        <w:rPr/>
        <w:t>, Josie Burgin</w:t>
      </w:r>
      <w:r w:rsidRPr="6A3D3A29" w:rsidR="6A3D3A29">
        <w:rPr>
          <w:vertAlign w:val="superscript"/>
        </w:rPr>
        <w:t>3*</w:t>
      </w:r>
      <w:r w:rsidR="6A3D3A29">
        <w:rPr/>
        <w:t>, Zahra Waheed</w:t>
      </w:r>
      <w:r w:rsidRPr="6A3D3A29" w:rsidR="6A3D3A29">
        <w:rPr>
          <w:vertAlign w:val="superscript"/>
        </w:rPr>
        <w:t>3*</w:t>
      </w:r>
      <w:r w:rsidR="6A3D3A29">
        <w:rPr/>
        <w:t>, Peter Woollard</w:t>
      </w:r>
      <w:r w:rsidRPr="6A3D3A29" w:rsidR="6A3D3A29">
        <w:rPr>
          <w:vertAlign w:val="superscript"/>
        </w:rPr>
        <w:t>3</w:t>
      </w:r>
      <w:commentRangeEnd w:id="4"/>
      <w:r>
        <w:rPr>
          <w:rStyle w:val="CommentReference"/>
        </w:rPr>
        <w:commentReference w:id="4"/>
      </w:r>
      <w:commentRangeEnd w:id="5"/>
      <w:r>
        <w:rPr>
          <w:rStyle w:val="CommentReference"/>
        </w:rPr>
        <w:commentReference w:id="5"/>
      </w:r>
    </w:p>
    <w:p w:rsidR="00C83DD1" w:rsidP="7367005F" w:rsidRDefault="7367005F" w14:paraId="21BEF2D1" w14:textId="77777777">
      <w:pPr>
        <w:ind w:left="1080" w:firstLine="0"/>
        <w:rPr>
          <w:i/>
          <w:iCs/>
          <w:sz w:val="16"/>
          <w:szCs w:val="16"/>
        </w:rPr>
      </w:pPr>
      <w:r w:rsidRPr="7367005F">
        <w:rPr>
          <w:i/>
          <w:iCs/>
          <w:sz w:val="16"/>
          <w:szCs w:val="16"/>
          <w:vertAlign w:val="superscript"/>
        </w:rPr>
        <w:t>1</w:t>
      </w:r>
      <w:r w:rsidRPr="7367005F">
        <w:rPr>
          <w:i/>
          <w:iCs/>
          <w:sz w:val="16"/>
          <w:szCs w:val="16"/>
        </w:rPr>
        <w:t>NCBI</w:t>
      </w:r>
    </w:p>
    <w:p w:rsidR="00C83DD1" w:rsidP="7367005F" w:rsidRDefault="7367005F" w14:paraId="35760A14" w14:textId="46DE0DAA">
      <w:pPr>
        <w:ind w:left="1080" w:firstLine="0"/>
        <w:rPr>
          <w:i/>
          <w:iCs/>
          <w:sz w:val="16"/>
          <w:szCs w:val="16"/>
        </w:rPr>
      </w:pPr>
      <w:r w:rsidRPr="7367005F">
        <w:rPr>
          <w:i/>
          <w:iCs/>
          <w:sz w:val="16"/>
          <w:szCs w:val="16"/>
          <w:vertAlign w:val="superscript"/>
        </w:rPr>
        <w:t>2</w:t>
      </w:r>
      <w:r w:rsidRPr="7367005F">
        <w:rPr>
          <w:i/>
          <w:iCs/>
          <w:sz w:val="16"/>
          <w:szCs w:val="16"/>
        </w:rPr>
        <w:t>DDBJ</w:t>
      </w:r>
    </w:p>
    <w:p w:rsidR="43B969D7" w:rsidP="46BB9C23" w:rsidRDefault="7367005F" w14:paraId="276DCD5C" w14:textId="637FF0EC">
      <w:pPr>
        <w:ind w:left="1080"/>
        <w:rPr>
          <w:i w:val="1"/>
          <w:iCs w:val="1"/>
          <w:sz w:val="16"/>
          <w:szCs w:val="16"/>
        </w:rPr>
      </w:pPr>
      <w:r w:rsidRPr="46BB9C23" w:rsidR="46BB9C23">
        <w:rPr>
          <w:i w:val="1"/>
          <w:iCs w:val="1"/>
          <w:sz w:val="16"/>
          <w:szCs w:val="16"/>
          <w:vertAlign w:val="superscript"/>
        </w:rPr>
        <w:t xml:space="preserve">           3</w:t>
      </w:r>
      <w:r w:rsidRPr="46BB9C23" w:rsidR="46BB9C23">
        <w:rPr>
          <w:i w:val="1"/>
          <w:iCs w:val="1"/>
          <w:sz w:val="16"/>
          <w:szCs w:val="16"/>
        </w:rPr>
        <w:t>ENA</w:t>
      </w:r>
    </w:p>
    <w:p w:rsidR="43B969D7" w:rsidP="1D9EE086" w:rsidRDefault="387BB470" w14:paraId="5D93225D" w14:textId="0D203A23">
      <w:pPr>
        <w:ind w:left="1080" w:firstLine="0"/>
        <w:rPr>
          <w:i w:val="1"/>
          <w:iCs w:val="1"/>
          <w:sz w:val="16"/>
          <w:szCs w:val="16"/>
        </w:rPr>
      </w:pPr>
      <w:r w:rsidRPr="1D9EE086" w:rsidR="1D9EE086">
        <w:rPr>
          <w:i w:val="1"/>
          <w:iCs w:val="1"/>
          <w:sz w:val="16"/>
          <w:szCs w:val="16"/>
        </w:rPr>
        <w:t>*</w:t>
      </w:r>
      <w:r w:rsidRPr="1D9EE086" w:rsidR="1D9EE086">
        <w:rPr>
          <w:i w:val="1"/>
          <w:iCs w:val="1"/>
          <w:sz w:val="16"/>
          <w:szCs w:val="16"/>
        </w:rPr>
        <w:t>former</w:t>
      </w:r>
      <w:r w:rsidRPr="1D9EE086" w:rsidR="1D9EE086">
        <w:rPr>
          <w:i w:val="1"/>
          <w:iCs w:val="1"/>
          <w:sz w:val="16"/>
          <w:szCs w:val="16"/>
        </w:rPr>
        <w:t xml:space="preserve"> employees</w:t>
      </w:r>
    </w:p>
    <w:p w:rsidR="1D9EE086" w:rsidP="1D9EE086" w:rsidRDefault="1D9EE086" w14:paraId="7D93A55B" w14:textId="597FC4D5">
      <w:pPr>
        <w:ind w:left="1080" w:firstLine="0"/>
        <w:rPr>
          <w:i w:val="1"/>
          <w:iCs w:val="1"/>
          <w:sz w:val="16"/>
          <w:szCs w:val="16"/>
        </w:rPr>
      </w:pPr>
    </w:p>
    <w:p w:rsidR="1D9EE086" w:rsidP="1D9EE086" w:rsidRDefault="1D9EE086" w14:paraId="4904713C" w14:textId="4967659A">
      <w:pPr>
        <w:pStyle w:val="Title"/>
        <w:ind w:left="360"/>
        <w:rPr>
          <w:color w:val="E5DFEC" w:themeColor="accent4" w:themeTint="33" w:themeShade="FF"/>
          <w:sz w:val="36"/>
          <w:szCs w:val="36"/>
        </w:rPr>
      </w:pPr>
      <w:r w:rsidRPr="1D9EE086" w:rsidR="1D9EE086">
        <w:rPr>
          <w:color w:val="E5DFEC" w:themeColor="accent4" w:themeTint="33" w:themeShade="FF"/>
          <w:sz w:val="36"/>
          <w:szCs w:val="36"/>
        </w:rPr>
        <w:t>Table</w:t>
      </w:r>
      <w:r w:rsidRPr="1D9EE086" w:rsidR="1D9EE086">
        <w:rPr>
          <w:color w:val="E5DFEC" w:themeColor="accent4" w:themeTint="33" w:themeShade="FF"/>
          <w:sz w:val="36"/>
          <w:szCs w:val="36"/>
        </w:rPr>
        <w:t xml:space="preserve"> of Contents</w:t>
      </w:r>
    </w:p>
    <w:p w:rsidR="790D4D36" w:rsidP="1D9EE086" w:rsidRDefault="790D4D36" w14:paraId="0B682FA2" w14:textId="32051EC9">
      <w:pPr>
        <w:pStyle w:val="Title"/>
        <w:rPr>
          <w:sz w:val="36"/>
          <w:szCs w:val="36"/>
        </w:rPr>
      </w:pPr>
    </w:p>
    <w:sdt>
      <w:sdtPr>
        <w:id w:val="1225373128"/>
        <w:docPartObj>
          <w:docPartGallery w:val="Table of Contents"/>
          <w:docPartUnique/>
        </w:docPartObj>
      </w:sdtPr>
      <w:sdtContent>
        <w:p w:rsidR="790D4D36" w:rsidP="1ED3BE92" w:rsidRDefault="790D4D36" w14:paraId="097D0E1F" w14:textId="05850E8E">
          <w:pPr>
            <w:pStyle w:val="TOC1"/>
            <w:tabs>
              <w:tab w:val="right" w:leader="dot" w:pos="9360"/>
            </w:tabs>
            <w:rPr>
              <w:rStyle w:val="Hyperlink"/>
            </w:rPr>
          </w:pPr>
          <w:r>
            <w:fldChar w:fldCharType="begin"/>
          </w:r>
          <w:r>
            <w:instrText xml:space="preserve">TOC \o "1-9" \z \u \h</w:instrText>
          </w:r>
          <w:r>
            <w:fldChar w:fldCharType="separate"/>
          </w:r>
          <w:hyperlink w:anchor="_Toc122214104">
            <w:r w:rsidRPr="1ED3BE92" w:rsidR="1ED3BE92">
              <w:rPr>
                <w:rStyle w:val="Hyperlink"/>
              </w:rPr>
              <w:t>Contributors</w:t>
            </w:r>
            <w:r>
              <w:tab/>
            </w:r>
            <w:r>
              <w:fldChar w:fldCharType="begin"/>
            </w:r>
            <w:r>
              <w:instrText xml:space="preserve">PAGEREF _Toc122214104 \h</w:instrText>
            </w:r>
            <w:r>
              <w:fldChar w:fldCharType="separate"/>
            </w:r>
            <w:r w:rsidRPr="1ED3BE92" w:rsidR="1ED3BE92">
              <w:rPr>
                <w:rStyle w:val="Hyperlink"/>
              </w:rPr>
              <w:t>1</w:t>
            </w:r>
            <w:r>
              <w:fldChar w:fldCharType="end"/>
            </w:r>
          </w:hyperlink>
        </w:p>
        <w:p w:rsidR="790D4D36" w:rsidP="1ED3BE92" w:rsidRDefault="790D4D36" w14:paraId="2B760521" w14:textId="3C1A9DAF">
          <w:pPr>
            <w:pStyle w:val="TOC1"/>
            <w:tabs>
              <w:tab w:val="right" w:leader="dot" w:pos="9360"/>
            </w:tabs>
            <w:rPr>
              <w:rStyle w:val="Hyperlink"/>
            </w:rPr>
          </w:pPr>
          <w:hyperlink w:anchor="_Toc573098960">
            <w:r w:rsidRPr="1ED3BE92" w:rsidR="1ED3BE92">
              <w:rPr>
                <w:rStyle w:val="Hyperlink"/>
              </w:rPr>
              <w:t>Introduction</w:t>
            </w:r>
            <w:r>
              <w:tab/>
            </w:r>
            <w:r>
              <w:fldChar w:fldCharType="begin"/>
            </w:r>
            <w:r>
              <w:instrText xml:space="preserve">PAGEREF _Toc573098960 \h</w:instrText>
            </w:r>
            <w:r>
              <w:fldChar w:fldCharType="separate"/>
            </w:r>
            <w:r w:rsidRPr="1ED3BE92" w:rsidR="1ED3BE92">
              <w:rPr>
                <w:rStyle w:val="Hyperlink"/>
              </w:rPr>
              <w:t>1</w:t>
            </w:r>
            <w:r>
              <w:fldChar w:fldCharType="end"/>
            </w:r>
          </w:hyperlink>
        </w:p>
        <w:p w:rsidR="790D4D36" w:rsidP="1ED3BE92" w:rsidRDefault="790D4D36" w14:paraId="479B17FD" w14:textId="4637D272">
          <w:pPr>
            <w:pStyle w:val="TOC2"/>
            <w:tabs>
              <w:tab w:val="right" w:leader="dot" w:pos="9360"/>
            </w:tabs>
            <w:rPr>
              <w:rStyle w:val="Hyperlink"/>
            </w:rPr>
          </w:pPr>
          <w:hyperlink w:anchor="_Toc440454334">
            <w:r w:rsidRPr="1ED3BE92" w:rsidR="1ED3BE92">
              <w:rPr>
                <w:rStyle w:val="Hyperlink"/>
              </w:rPr>
              <w:t>Background</w:t>
            </w:r>
            <w:r>
              <w:tab/>
            </w:r>
            <w:r>
              <w:fldChar w:fldCharType="begin"/>
            </w:r>
            <w:r>
              <w:instrText xml:space="preserve">PAGEREF _Toc440454334 \h</w:instrText>
            </w:r>
            <w:r>
              <w:fldChar w:fldCharType="separate"/>
            </w:r>
            <w:r w:rsidRPr="1ED3BE92" w:rsidR="1ED3BE92">
              <w:rPr>
                <w:rStyle w:val="Hyperlink"/>
              </w:rPr>
              <w:t>1</w:t>
            </w:r>
            <w:r>
              <w:fldChar w:fldCharType="end"/>
            </w:r>
          </w:hyperlink>
        </w:p>
        <w:p w:rsidR="790D4D36" w:rsidP="1ED3BE92" w:rsidRDefault="790D4D36" w14:paraId="3BB65EFE" w14:textId="0E90701C">
          <w:pPr>
            <w:pStyle w:val="TOC2"/>
            <w:tabs>
              <w:tab w:val="right" w:leader="dot" w:pos="9360"/>
            </w:tabs>
            <w:rPr>
              <w:rStyle w:val="Hyperlink"/>
            </w:rPr>
          </w:pPr>
          <w:hyperlink w:anchor="_Toc37581422">
            <w:r w:rsidRPr="1ED3BE92" w:rsidR="1ED3BE92">
              <w:rPr>
                <w:rStyle w:val="Hyperlink"/>
              </w:rPr>
              <w:t>Scope of this Specification</w:t>
            </w:r>
            <w:r>
              <w:tab/>
            </w:r>
            <w:r>
              <w:fldChar w:fldCharType="begin"/>
            </w:r>
            <w:r>
              <w:instrText xml:space="preserve">PAGEREF _Toc37581422 \h</w:instrText>
            </w:r>
            <w:r>
              <w:fldChar w:fldCharType="separate"/>
            </w:r>
            <w:r w:rsidRPr="1ED3BE92" w:rsidR="1ED3BE92">
              <w:rPr>
                <w:rStyle w:val="Hyperlink"/>
              </w:rPr>
              <w:t>3</w:t>
            </w:r>
            <w:r>
              <w:fldChar w:fldCharType="end"/>
            </w:r>
          </w:hyperlink>
        </w:p>
        <w:p w:rsidR="790D4D36" w:rsidP="1ED3BE92" w:rsidRDefault="790D4D36" w14:paraId="56536685" w14:textId="436DF04C">
          <w:pPr>
            <w:pStyle w:val="TOC4"/>
            <w:tabs>
              <w:tab w:val="right" w:leader="dot" w:pos="9360"/>
            </w:tabs>
            <w:rPr>
              <w:rStyle w:val="Hyperlink"/>
            </w:rPr>
          </w:pPr>
          <w:hyperlink w:anchor="_Toc1632718189">
            <w:r w:rsidRPr="1ED3BE92" w:rsidR="1ED3BE92">
              <w:rPr>
                <w:rStyle w:val="Hyperlink"/>
              </w:rPr>
              <w:t>Box 1: Design Principles of the INSDC GFF3 specification</w:t>
            </w:r>
            <w:r>
              <w:tab/>
            </w:r>
            <w:r>
              <w:fldChar w:fldCharType="begin"/>
            </w:r>
            <w:r>
              <w:instrText xml:space="preserve">PAGEREF _Toc1632718189 \h</w:instrText>
            </w:r>
            <w:r>
              <w:fldChar w:fldCharType="separate"/>
            </w:r>
            <w:r w:rsidRPr="1ED3BE92" w:rsidR="1ED3BE92">
              <w:rPr>
                <w:rStyle w:val="Hyperlink"/>
              </w:rPr>
              <w:t>3</w:t>
            </w:r>
            <w:r>
              <w:fldChar w:fldCharType="end"/>
            </w:r>
          </w:hyperlink>
        </w:p>
        <w:p w:rsidR="790D4D36" w:rsidP="1ED3BE92" w:rsidRDefault="790D4D36" w14:paraId="6A5E44BC" w14:textId="34CA72C4">
          <w:pPr>
            <w:pStyle w:val="TOC4"/>
            <w:tabs>
              <w:tab w:val="right" w:leader="dot" w:pos="9360"/>
            </w:tabs>
            <w:rPr>
              <w:rStyle w:val="Hyperlink"/>
            </w:rPr>
          </w:pPr>
          <w:hyperlink w:anchor="_Toc1617179501">
            <w:r w:rsidRPr="1ED3BE92" w:rsidR="1ED3BE92">
              <w:rPr>
                <w:rStyle w:val="Hyperlink"/>
              </w:rPr>
              <w:t>Figure 1: Schematic of how INSDC sites will process submitted GFF3 in the short term</w:t>
            </w:r>
            <w:r>
              <w:tab/>
            </w:r>
            <w:r>
              <w:fldChar w:fldCharType="begin"/>
            </w:r>
            <w:r>
              <w:instrText xml:space="preserve">PAGEREF _Toc1617179501 \h</w:instrText>
            </w:r>
            <w:r>
              <w:fldChar w:fldCharType="separate"/>
            </w:r>
            <w:r w:rsidRPr="1ED3BE92" w:rsidR="1ED3BE92">
              <w:rPr>
                <w:rStyle w:val="Hyperlink"/>
              </w:rPr>
              <w:t>4</w:t>
            </w:r>
            <w:r>
              <w:fldChar w:fldCharType="end"/>
            </w:r>
          </w:hyperlink>
        </w:p>
        <w:p w:rsidR="790D4D36" w:rsidP="1ED3BE92" w:rsidRDefault="790D4D36" w14:paraId="4D566392" w14:textId="678278CE">
          <w:pPr>
            <w:pStyle w:val="TOC1"/>
            <w:tabs>
              <w:tab w:val="right" w:leader="dot" w:pos="9360"/>
            </w:tabs>
            <w:rPr>
              <w:rStyle w:val="Hyperlink"/>
            </w:rPr>
          </w:pPr>
          <w:hyperlink w:anchor="_Toc746864365">
            <w:r w:rsidRPr="1ED3BE92" w:rsidR="1ED3BE92">
              <w:rPr>
                <w:rStyle w:val="Hyperlink"/>
              </w:rPr>
              <w:t>Syntactical and Other Changes</w:t>
            </w:r>
            <w:r>
              <w:tab/>
            </w:r>
            <w:r>
              <w:fldChar w:fldCharType="begin"/>
            </w:r>
            <w:r>
              <w:instrText xml:space="preserve">PAGEREF _Toc746864365 \h</w:instrText>
            </w:r>
            <w:r>
              <w:fldChar w:fldCharType="separate"/>
            </w:r>
            <w:r w:rsidRPr="1ED3BE92" w:rsidR="1ED3BE92">
              <w:rPr>
                <w:rStyle w:val="Hyperlink"/>
              </w:rPr>
              <w:t>4</w:t>
            </w:r>
            <w:r>
              <w:fldChar w:fldCharType="end"/>
            </w:r>
          </w:hyperlink>
        </w:p>
        <w:p w:rsidR="790D4D36" w:rsidP="1ED3BE92" w:rsidRDefault="790D4D36" w14:paraId="34EFF0EC" w14:textId="4E65454B">
          <w:pPr>
            <w:pStyle w:val="TOC2"/>
            <w:tabs>
              <w:tab w:val="right" w:leader="dot" w:pos="9360"/>
            </w:tabs>
            <w:rPr>
              <w:rStyle w:val="Hyperlink"/>
            </w:rPr>
          </w:pPr>
          <w:hyperlink w:anchor="_Toc95091635">
            <w:r w:rsidRPr="1ED3BE92" w:rsidR="1ED3BE92">
              <w:rPr>
                <w:rStyle w:val="Hyperlink"/>
              </w:rPr>
              <w:t>Allowable characters</w:t>
            </w:r>
            <w:r>
              <w:tab/>
            </w:r>
            <w:r>
              <w:fldChar w:fldCharType="begin"/>
            </w:r>
            <w:r>
              <w:instrText xml:space="preserve">PAGEREF _Toc95091635 \h</w:instrText>
            </w:r>
            <w:r>
              <w:fldChar w:fldCharType="separate"/>
            </w:r>
            <w:r w:rsidRPr="1ED3BE92" w:rsidR="1ED3BE92">
              <w:rPr>
                <w:rStyle w:val="Hyperlink"/>
              </w:rPr>
              <w:t>4</w:t>
            </w:r>
            <w:r>
              <w:fldChar w:fldCharType="end"/>
            </w:r>
          </w:hyperlink>
        </w:p>
        <w:p w:rsidR="790D4D36" w:rsidP="1ED3BE92" w:rsidRDefault="790D4D36" w14:paraId="53091514" w14:textId="26B2D293">
          <w:pPr>
            <w:pStyle w:val="TOC2"/>
            <w:tabs>
              <w:tab w:val="right" w:leader="dot" w:pos="9360"/>
            </w:tabs>
            <w:rPr>
              <w:rStyle w:val="Hyperlink"/>
            </w:rPr>
          </w:pPr>
          <w:hyperlink w:anchor="_Toc136948990">
            <w:r w:rsidRPr="1ED3BE92" w:rsidR="1ED3BE92">
              <w:rPr>
                <w:rStyle w:val="Hyperlink"/>
              </w:rPr>
              <w:t>Directive Label and Value Changes</w:t>
            </w:r>
            <w:r>
              <w:tab/>
            </w:r>
            <w:r>
              <w:fldChar w:fldCharType="begin"/>
            </w:r>
            <w:r>
              <w:instrText xml:space="preserve">PAGEREF _Toc136948990 \h</w:instrText>
            </w:r>
            <w:r>
              <w:fldChar w:fldCharType="separate"/>
            </w:r>
            <w:r w:rsidRPr="1ED3BE92" w:rsidR="1ED3BE92">
              <w:rPr>
                <w:rStyle w:val="Hyperlink"/>
              </w:rPr>
              <w:t>4</w:t>
            </w:r>
            <w:r>
              <w:fldChar w:fldCharType="end"/>
            </w:r>
          </w:hyperlink>
        </w:p>
        <w:p w:rsidR="790D4D36" w:rsidP="1ED3BE92" w:rsidRDefault="790D4D36" w14:paraId="3CE2C481" w14:textId="75A12839">
          <w:pPr>
            <w:pStyle w:val="TOC2"/>
            <w:tabs>
              <w:tab w:val="right" w:leader="dot" w:pos="9360"/>
            </w:tabs>
            <w:rPr>
              <w:rStyle w:val="Hyperlink"/>
            </w:rPr>
          </w:pPr>
          <w:hyperlink w:anchor="_Toc1943400215">
            <w:r w:rsidRPr="1ED3BE92" w:rsidR="1ED3BE92">
              <w:rPr>
                <w:rStyle w:val="Hyperlink"/>
              </w:rPr>
              <w:t>Column 3</w:t>
            </w:r>
            <w:r>
              <w:tab/>
            </w:r>
            <w:r>
              <w:fldChar w:fldCharType="begin"/>
            </w:r>
            <w:r>
              <w:instrText xml:space="preserve">PAGEREF _Toc1943400215 \h</w:instrText>
            </w:r>
            <w:r>
              <w:fldChar w:fldCharType="separate"/>
            </w:r>
            <w:r w:rsidRPr="1ED3BE92" w:rsidR="1ED3BE92">
              <w:rPr>
                <w:rStyle w:val="Hyperlink"/>
              </w:rPr>
              <w:t>6</w:t>
            </w:r>
            <w:r>
              <w:fldChar w:fldCharType="end"/>
            </w:r>
          </w:hyperlink>
        </w:p>
        <w:p w:rsidR="790D4D36" w:rsidP="1ED3BE92" w:rsidRDefault="790D4D36" w14:paraId="70DE6779" w14:textId="3C654AAA">
          <w:pPr>
            <w:pStyle w:val="TOC2"/>
            <w:tabs>
              <w:tab w:val="right" w:leader="dot" w:pos="9360"/>
            </w:tabs>
            <w:rPr>
              <w:rStyle w:val="Hyperlink"/>
            </w:rPr>
          </w:pPr>
          <w:hyperlink w:anchor="_Toc1447173866">
            <w:r w:rsidRPr="1ED3BE92" w:rsidR="1ED3BE92">
              <w:rPr>
                <w:rStyle w:val="Hyperlink"/>
              </w:rPr>
              <w:t>Columns 4 and 5</w:t>
            </w:r>
            <w:r>
              <w:tab/>
            </w:r>
            <w:r>
              <w:fldChar w:fldCharType="begin"/>
            </w:r>
            <w:r>
              <w:instrText xml:space="preserve">PAGEREF _Toc1447173866 \h</w:instrText>
            </w:r>
            <w:r>
              <w:fldChar w:fldCharType="separate"/>
            </w:r>
            <w:r w:rsidRPr="1ED3BE92" w:rsidR="1ED3BE92">
              <w:rPr>
                <w:rStyle w:val="Hyperlink"/>
              </w:rPr>
              <w:t>7</w:t>
            </w:r>
            <w:r>
              <w:fldChar w:fldCharType="end"/>
            </w:r>
          </w:hyperlink>
        </w:p>
        <w:p w:rsidR="790D4D36" w:rsidP="1ED3BE92" w:rsidRDefault="790D4D36" w14:paraId="5F2CD8FB" w14:textId="4B21D8A9">
          <w:pPr>
            <w:pStyle w:val="TOC2"/>
            <w:tabs>
              <w:tab w:val="right" w:leader="dot" w:pos="9360"/>
            </w:tabs>
            <w:rPr>
              <w:rStyle w:val="Hyperlink"/>
            </w:rPr>
          </w:pPr>
          <w:hyperlink w:anchor="_Toc2035964975">
            <w:r w:rsidRPr="1ED3BE92" w:rsidR="1ED3BE92">
              <w:rPr>
                <w:rStyle w:val="Hyperlink"/>
              </w:rPr>
              <w:t>Column 9 – Pre-defined GFF3 attributes recognized in the INSDC GFF3 specification</w:t>
            </w:r>
            <w:r>
              <w:tab/>
            </w:r>
            <w:r>
              <w:fldChar w:fldCharType="begin"/>
            </w:r>
            <w:r>
              <w:instrText xml:space="preserve">PAGEREF _Toc2035964975 \h</w:instrText>
            </w:r>
            <w:r>
              <w:fldChar w:fldCharType="separate"/>
            </w:r>
            <w:r w:rsidRPr="1ED3BE92" w:rsidR="1ED3BE92">
              <w:rPr>
                <w:rStyle w:val="Hyperlink"/>
              </w:rPr>
              <w:t>7</w:t>
            </w:r>
            <w:r>
              <w:fldChar w:fldCharType="end"/>
            </w:r>
          </w:hyperlink>
        </w:p>
        <w:p w:rsidR="790D4D36" w:rsidP="1ED3BE92" w:rsidRDefault="790D4D36" w14:paraId="31ECFFCE" w14:textId="37D7C6AD">
          <w:pPr>
            <w:pStyle w:val="TOC2"/>
            <w:tabs>
              <w:tab w:val="right" w:leader="dot" w:pos="9360"/>
            </w:tabs>
            <w:rPr>
              <w:rStyle w:val="Hyperlink"/>
            </w:rPr>
          </w:pPr>
          <w:hyperlink w:anchor="_Toc638647536">
            <w:r w:rsidRPr="1ED3BE92" w:rsidR="1ED3BE92">
              <w:rPr>
                <w:rStyle w:val="Hyperlink"/>
              </w:rPr>
              <w:t>Extra Column 9 INSDC Specified Tags</w:t>
            </w:r>
            <w:r>
              <w:tab/>
            </w:r>
            <w:r>
              <w:fldChar w:fldCharType="begin"/>
            </w:r>
            <w:r>
              <w:instrText xml:space="preserve">PAGEREF _Toc638647536 \h</w:instrText>
            </w:r>
            <w:r>
              <w:fldChar w:fldCharType="separate"/>
            </w:r>
            <w:r w:rsidRPr="1ED3BE92" w:rsidR="1ED3BE92">
              <w:rPr>
                <w:rStyle w:val="Hyperlink"/>
              </w:rPr>
              <w:t>8</w:t>
            </w:r>
            <w:r>
              <w:fldChar w:fldCharType="end"/>
            </w:r>
          </w:hyperlink>
        </w:p>
        <w:p w:rsidR="790D4D36" w:rsidP="1ED3BE92" w:rsidRDefault="790D4D36" w14:paraId="44A4B3DC" w14:textId="0ED65692">
          <w:pPr>
            <w:pStyle w:val="TOC2"/>
            <w:tabs>
              <w:tab w:val="right" w:leader="dot" w:pos="9360"/>
            </w:tabs>
            <w:rPr>
              <w:rStyle w:val="Hyperlink"/>
            </w:rPr>
          </w:pPr>
          <w:hyperlink w:anchor="_Toc1368720127">
            <w:r w:rsidRPr="1ED3BE92" w:rsidR="1ED3BE92">
              <w:rPr>
                <w:rStyle w:val="Hyperlink"/>
              </w:rPr>
              <w:t>Special cases</w:t>
            </w:r>
            <w:r>
              <w:tab/>
            </w:r>
            <w:r>
              <w:fldChar w:fldCharType="begin"/>
            </w:r>
            <w:r>
              <w:instrText xml:space="preserve">PAGEREF _Toc1368720127 \h</w:instrText>
            </w:r>
            <w:r>
              <w:fldChar w:fldCharType="separate"/>
            </w:r>
            <w:r w:rsidRPr="1ED3BE92" w:rsidR="1ED3BE92">
              <w:rPr>
                <w:rStyle w:val="Hyperlink"/>
              </w:rPr>
              <w:t>8</w:t>
            </w:r>
            <w:r>
              <w:fldChar w:fldCharType="end"/>
            </w:r>
          </w:hyperlink>
        </w:p>
        <w:p w:rsidR="790D4D36" w:rsidP="1ED3BE92" w:rsidRDefault="790D4D36" w14:paraId="35F73A03" w14:textId="1271E308">
          <w:pPr>
            <w:pStyle w:val="TOC3"/>
            <w:tabs>
              <w:tab w:val="right" w:leader="dot" w:pos="9360"/>
            </w:tabs>
            <w:rPr>
              <w:rStyle w:val="Hyperlink"/>
            </w:rPr>
          </w:pPr>
          <w:hyperlink w:anchor="_Toc324409390">
            <w:r w:rsidRPr="1ED3BE92" w:rsidR="1ED3BE92">
              <w:rPr>
                <w:rStyle w:val="Hyperlink"/>
              </w:rPr>
              <w:t>Landmark features</w:t>
            </w:r>
            <w:r>
              <w:tab/>
            </w:r>
            <w:r>
              <w:fldChar w:fldCharType="begin"/>
            </w:r>
            <w:r>
              <w:instrText xml:space="preserve">PAGEREF _Toc324409390 \h</w:instrText>
            </w:r>
            <w:r>
              <w:fldChar w:fldCharType="separate"/>
            </w:r>
            <w:r w:rsidRPr="1ED3BE92" w:rsidR="1ED3BE92">
              <w:rPr>
                <w:rStyle w:val="Hyperlink"/>
              </w:rPr>
              <w:t>8</w:t>
            </w:r>
            <w:r>
              <w:fldChar w:fldCharType="end"/>
            </w:r>
          </w:hyperlink>
        </w:p>
        <w:p w:rsidR="790D4D36" w:rsidP="1ED3BE92" w:rsidRDefault="790D4D36" w14:paraId="25AB828E" w14:textId="7E6D3B14">
          <w:pPr>
            <w:pStyle w:val="TOC4"/>
            <w:tabs>
              <w:tab w:val="right" w:leader="dot" w:pos="9360"/>
            </w:tabs>
            <w:rPr>
              <w:rStyle w:val="Hyperlink"/>
            </w:rPr>
          </w:pPr>
          <w:hyperlink w:anchor="_Toc1276268033">
            <w:r w:rsidRPr="1ED3BE92" w:rsidR="1ED3BE92">
              <w:rPr>
                <w:rStyle w:val="Hyperlink"/>
              </w:rPr>
              <w:t>Figure 2: Example of a 301 bp CDS feature that crosses the origin of a circular nucleic acid of 5000 bp in length</w:t>
            </w:r>
            <w:r>
              <w:tab/>
            </w:r>
            <w:r>
              <w:fldChar w:fldCharType="begin"/>
            </w:r>
            <w:r>
              <w:instrText xml:space="preserve">PAGEREF _Toc1276268033 \h</w:instrText>
            </w:r>
            <w:r>
              <w:fldChar w:fldCharType="separate"/>
            </w:r>
            <w:r w:rsidRPr="1ED3BE92" w:rsidR="1ED3BE92">
              <w:rPr>
                <w:rStyle w:val="Hyperlink"/>
              </w:rPr>
              <w:t>8</w:t>
            </w:r>
            <w:r>
              <w:fldChar w:fldCharType="end"/>
            </w:r>
          </w:hyperlink>
        </w:p>
        <w:p w:rsidR="790D4D36" w:rsidP="1ED3BE92" w:rsidRDefault="790D4D36" w14:paraId="016B364D" w14:textId="0618832E">
          <w:pPr>
            <w:pStyle w:val="TOC4"/>
            <w:tabs>
              <w:tab w:val="right" w:leader="dot" w:pos="9360"/>
            </w:tabs>
            <w:rPr>
              <w:rStyle w:val="Hyperlink"/>
            </w:rPr>
          </w:pPr>
          <w:hyperlink w:anchor="_Toc823927861">
            <w:r w:rsidRPr="1ED3BE92" w:rsidR="1ED3BE92">
              <w:rPr>
                <w:rStyle w:val="Hyperlink"/>
              </w:rPr>
              <w:t>Figure 3: example with multi-exon features spanning the origin: AF319782.2</w:t>
            </w:r>
            <w:r>
              <w:tab/>
            </w:r>
            <w:r>
              <w:fldChar w:fldCharType="begin"/>
            </w:r>
            <w:r>
              <w:instrText xml:space="preserve">PAGEREF _Toc823927861 \h</w:instrText>
            </w:r>
            <w:r>
              <w:fldChar w:fldCharType="separate"/>
            </w:r>
            <w:r w:rsidRPr="1ED3BE92" w:rsidR="1ED3BE92">
              <w:rPr>
                <w:rStyle w:val="Hyperlink"/>
              </w:rPr>
              <w:t>8</w:t>
            </w:r>
            <w:r>
              <w:fldChar w:fldCharType="end"/>
            </w:r>
          </w:hyperlink>
        </w:p>
        <w:p w:rsidR="790D4D36" w:rsidP="1ED3BE92" w:rsidRDefault="790D4D36" w14:paraId="36130BCE" w14:textId="2937B788">
          <w:pPr>
            <w:pStyle w:val="TOC3"/>
            <w:tabs>
              <w:tab w:val="right" w:leader="dot" w:pos="9360"/>
            </w:tabs>
            <w:rPr>
              <w:rStyle w:val="Hyperlink"/>
            </w:rPr>
          </w:pPr>
          <w:hyperlink w:anchor="_Toc236963505">
            <w:r w:rsidRPr="1ED3BE92" w:rsidR="1ED3BE92">
              <w:rPr>
                <w:rStyle w:val="Hyperlink"/>
              </w:rPr>
              <w:t>Translation exceptions</w:t>
            </w:r>
            <w:r>
              <w:tab/>
            </w:r>
            <w:r>
              <w:fldChar w:fldCharType="begin"/>
            </w:r>
            <w:r>
              <w:instrText xml:space="preserve">PAGEREF _Toc236963505 \h</w:instrText>
            </w:r>
            <w:r>
              <w:fldChar w:fldCharType="separate"/>
            </w:r>
            <w:r w:rsidRPr="1ED3BE92" w:rsidR="1ED3BE92">
              <w:rPr>
                <w:rStyle w:val="Hyperlink"/>
              </w:rPr>
              <w:t>8</w:t>
            </w:r>
            <w:r>
              <w:fldChar w:fldCharType="end"/>
            </w:r>
          </w:hyperlink>
        </w:p>
        <w:p w:rsidR="1D9EE086" w:rsidP="1ED3BE92" w:rsidRDefault="1D9EE086" w14:paraId="50EF3A02" w14:textId="4BCE42DA">
          <w:pPr>
            <w:pStyle w:val="TOC3"/>
            <w:tabs>
              <w:tab w:val="right" w:leader="dot" w:pos="9360"/>
            </w:tabs>
            <w:rPr>
              <w:rStyle w:val="Hyperlink"/>
            </w:rPr>
          </w:pPr>
          <w:hyperlink w:anchor="_Toc847538873">
            <w:r w:rsidRPr="1ED3BE92" w:rsidR="1ED3BE92">
              <w:rPr>
                <w:rStyle w:val="Hyperlink"/>
              </w:rPr>
              <w:t>tRNA anticodons</w:t>
            </w:r>
            <w:r>
              <w:tab/>
            </w:r>
            <w:r>
              <w:fldChar w:fldCharType="begin"/>
            </w:r>
            <w:r>
              <w:instrText xml:space="preserve">PAGEREF _Toc847538873 \h</w:instrText>
            </w:r>
            <w:r>
              <w:fldChar w:fldCharType="separate"/>
            </w:r>
            <w:r w:rsidRPr="1ED3BE92" w:rsidR="1ED3BE92">
              <w:rPr>
                <w:rStyle w:val="Hyperlink"/>
              </w:rPr>
              <w:t>8</w:t>
            </w:r>
            <w:r>
              <w:fldChar w:fldCharType="end"/>
            </w:r>
          </w:hyperlink>
        </w:p>
        <w:p w:rsidR="1D9EE086" w:rsidP="1ED3BE92" w:rsidRDefault="1D9EE086" w14:paraId="238D8ABE" w14:textId="2514AA0C">
          <w:pPr>
            <w:pStyle w:val="TOC3"/>
            <w:tabs>
              <w:tab w:val="right" w:leader="dot" w:pos="9360"/>
            </w:tabs>
            <w:rPr>
              <w:rStyle w:val="Hyperlink"/>
            </w:rPr>
          </w:pPr>
          <w:hyperlink w:anchor="_Toc1569773960">
            <w:r w:rsidRPr="1ED3BE92" w:rsidR="1ED3BE92">
              <w:rPr>
                <w:rStyle w:val="Hyperlink"/>
              </w:rPr>
              <w:t>Features with out-of-order intervals</w:t>
            </w:r>
            <w:r>
              <w:tab/>
            </w:r>
            <w:r>
              <w:fldChar w:fldCharType="begin"/>
            </w:r>
            <w:r>
              <w:instrText xml:space="preserve">PAGEREF _Toc1569773960 \h</w:instrText>
            </w:r>
            <w:r>
              <w:fldChar w:fldCharType="separate"/>
            </w:r>
            <w:r w:rsidRPr="1ED3BE92" w:rsidR="1ED3BE92">
              <w:rPr>
                <w:rStyle w:val="Hyperlink"/>
              </w:rPr>
              <w:t>8</w:t>
            </w:r>
            <w:r>
              <w:fldChar w:fldCharType="end"/>
            </w:r>
          </w:hyperlink>
        </w:p>
        <w:p w:rsidR="1D9EE086" w:rsidP="1ED3BE92" w:rsidRDefault="1D9EE086" w14:paraId="454934D1" w14:textId="02924400">
          <w:pPr>
            <w:pStyle w:val="TOC3"/>
            <w:tabs>
              <w:tab w:val="right" w:leader="dot" w:pos="9360"/>
            </w:tabs>
            <w:rPr>
              <w:rStyle w:val="Hyperlink"/>
            </w:rPr>
          </w:pPr>
          <w:hyperlink w:anchor="_Toc1488096976">
            <w:r w:rsidRPr="1ED3BE92" w:rsidR="1ED3BE92">
              <w:rPr>
                <w:rStyle w:val="Hyperlink"/>
              </w:rPr>
              <w:t>Remote locations and trans-splicing</w:t>
            </w:r>
            <w:r>
              <w:tab/>
            </w:r>
            <w:r>
              <w:fldChar w:fldCharType="begin"/>
            </w:r>
            <w:r>
              <w:instrText xml:space="preserve">PAGEREF _Toc1488096976 \h</w:instrText>
            </w:r>
            <w:r>
              <w:fldChar w:fldCharType="separate"/>
            </w:r>
            <w:r w:rsidRPr="1ED3BE92" w:rsidR="1ED3BE92">
              <w:rPr>
                <w:rStyle w:val="Hyperlink"/>
              </w:rPr>
              <w:t>8</w:t>
            </w:r>
            <w:r>
              <w:fldChar w:fldCharType="end"/>
            </w:r>
          </w:hyperlink>
        </w:p>
        <w:p w:rsidR="46BB9C23" w:rsidP="1ED3BE92" w:rsidRDefault="46BB9C23" w14:paraId="75772CAB" w14:textId="47184298">
          <w:pPr>
            <w:pStyle w:val="TOC3"/>
            <w:tabs>
              <w:tab w:val="right" w:leader="dot" w:pos="9360"/>
            </w:tabs>
            <w:rPr>
              <w:rStyle w:val="Hyperlink"/>
            </w:rPr>
          </w:pPr>
          <w:hyperlink w:anchor="_Toc825184390">
            <w:r w:rsidRPr="1ED3BE92" w:rsidR="1ED3BE92">
              <w:rPr>
                <w:rStyle w:val="Hyperlink"/>
              </w:rPr>
              <w:t>Other column 9 attributes</w:t>
            </w:r>
            <w:r>
              <w:tab/>
            </w:r>
            <w:r>
              <w:fldChar w:fldCharType="begin"/>
            </w:r>
            <w:r>
              <w:instrText xml:space="preserve">PAGEREF _Toc825184390 \h</w:instrText>
            </w:r>
            <w:r>
              <w:fldChar w:fldCharType="separate"/>
            </w:r>
            <w:r w:rsidRPr="1ED3BE92" w:rsidR="1ED3BE92">
              <w:rPr>
                <w:rStyle w:val="Hyperlink"/>
              </w:rPr>
              <w:t>8</w:t>
            </w:r>
            <w:r>
              <w:fldChar w:fldCharType="end"/>
            </w:r>
          </w:hyperlink>
        </w:p>
        <w:p w:rsidR="46BB9C23" w:rsidP="1ED3BE92" w:rsidRDefault="46BB9C23" w14:paraId="25A4885A" w14:textId="625E87D8">
          <w:pPr>
            <w:pStyle w:val="TOC1"/>
            <w:tabs>
              <w:tab w:val="right" w:leader="dot" w:pos="9360"/>
            </w:tabs>
            <w:rPr>
              <w:rStyle w:val="Hyperlink"/>
            </w:rPr>
          </w:pPr>
          <w:hyperlink w:anchor="_Toc64802830">
            <w:r w:rsidRPr="1ED3BE92" w:rsidR="1ED3BE92">
              <w:rPr>
                <w:rStyle w:val="Hyperlink"/>
              </w:rPr>
              <w:t>Examples</w:t>
            </w:r>
            <w:r>
              <w:tab/>
            </w:r>
            <w:r>
              <w:fldChar w:fldCharType="begin"/>
            </w:r>
            <w:r>
              <w:instrText xml:space="preserve">PAGEREF _Toc64802830 \h</w:instrText>
            </w:r>
            <w:r>
              <w:fldChar w:fldCharType="separate"/>
            </w:r>
            <w:r w:rsidRPr="1ED3BE92" w:rsidR="1ED3BE92">
              <w:rPr>
                <w:rStyle w:val="Hyperlink"/>
              </w:rPr>
              <w:t>8</w:t>
            </w:r>
            <w:r>
              <w:fldChar w:fldCharType="end"/>
            </w:r>
          </w:hyperlink>
        </w:p>
        <w:p w:rsidR="46BB9C23" w:rsidP="1ED3BE92" w:rsidRDefault="46BB9C23" w14:paraId="5125DE84" w14:textId="23066BBA">
          <w:pPr>
            <w:pStyle w:val="TOC3"/>
            <w:tabs>
              <w:tab w:val="right" w:leader="dot" w:pos="9360"/>
            </w:tabs>
            <w:rPr>
              <w:rStyle w:val="Hyperlink"/>
            </w:rPr>
          </w:pPr>
          <w:hyperlink w:anchor="_Toc1746327264">
            <w:r w:rsidRPr="1ED3BE92" w:rsidR="1ED3BE92">
              <w:rPr>
                <w:rStyle w:val="Hyperlink"/>
              </w:rPr>
              <w:t>Canonical gene example.</w:t>
            </w:r>
            <w:r>
              <w:tab/>
            </w:r>
            <w:r>
              <w:fldChar w:fldCharType="begin"/>
            </w:r>
            <w:r>
              <w:instrText xml:space="preserve">PAGEREF _Toc1746327264 \h</w:instrText>
            </w:r>
            <w:r>
              <w:fldChar w:fldCharType="separate"/>
            </w:r>
            <w:r w:rsidRPr="1ED3BE92" w:rsidR="1ED3BE92">
              <w:rPr>
                <w:rStyle w:val="Hyperlink"/>
              </w:rPr>
              <w:t>8</w:t>
            </w:r>
            <w:r>
              <w:fldChar w:fldCharType="end"/>
            </w:r>
          </w:hyperlink>
        </w:p>
        <w:p w:rsidR="70BF0514" w:rsidP="1ED3BE92" w:rsidRDefault="70BF0514" w14:paraId="00248AC8" w14:textId="38E89AF2">
          <w:pPr>
            <w:pStyle w:val="TOC1"/>
            <w:tabs>
              <w:tab w:val="right" w:leader="dot" w:pos="9360"/>
            </w:tabs>
            <w:rPr>
              <w:rStyle w:val="Hyperlink"/>
            </w:rPr>
          </w:pPr>
          <w:hyperlink w:anchor="_Toc809006097">
            <w:r w:rsidRPr="1ED3BE92" w:rsidR="1ED3BE92">
              <w:rPr>
                <w:rStyle w:val="Hyperlink"/>
              </w:rPr>
              <w:t>Other Aspects</w:t>
            </w:r>
            <w:r>
              <w:tab/>
            </w:r>
            <w:r>
              <w:fldChar w:fldCharType="begin"/>
            </w:r>
            <w:r>
              <w:instrText xml:space="preserve">PAGEREF _Toc809006097 \h</w:instrText>
            </w:r>
            <w:r>
              <w:fldChar w:fldCharType="separate"/>
            </w:r>
            <w:r w:rsidRPr="1ED3BE92" w:rsidR="1ED3BE92">
              <w:rPr>
                <w:rStyle w:val="Hyperlink"/>
              </w:rPr>
              <w:t>8</w:t>
            </w:r>
            <w:r>
              <w:fldChar w:fldCharType="end"/>
            </w:r>
          </w:hyperlink>
        </w:p>
        <w:p w:rsidR="70BF0514" w:rsidP="1ED3BE92" w:rsidRDefault="70BF0514" w14:paraId="4E98F98D" w14:textId="60DE04DD">
          <w:pPr>
            <w:pStyle w:val="TOC2"/>
            <w:tabs>
              <w:tab w:val="right" w:leader="dot" w:pos="9360"/>
            </w:tabs>
            <w:rPr>
              <w:rStyle w:val="Hyperlink"/>
            </w:rPr>
          </w:pPr>
          <w:hyperlink w:anchor="_Toc1525738967">
            <w:r w:rsidRPr="1ED3BE92" w:rsidR="1ED3BE92">
              <w:rPr>
                <w:rStyle w:val="Hyperlink"/>
              </w:rPr>
              <w:t>Versioning</w:t>
            </w:r>
            <w:r>
              <w:tab/>
            </w:r>
            <w:r>
              <w:fldChar w:fldCharType="begin"/>
            </w:r>
            <w:r>
              <w:instrText xml:space="preserve">PAGEREF _Toc1525738967 \h</w:instrText>
            </w:r>
            <w:r>
              <w:fldChar w:fldCharType="separate"/>
            </w:r>
            <w:r w:rsidRPr="1ED3BE92" w:rsidR="1ED3BE92">
              <w:rPr>
                <w:rStyle w:val="Hyperlink"/>
              </w:rPr>
              <w:t>8</w:t>
            </w:r>
            <w:r>
              <w:fldChar w:fldCharType="end"/>
            </w:r>
          </w:hyperlink>
        </w:p>
        <w:p w:rsidR="70BF0514" w:rsidP="1ED3BE92" w:rsidRDefault="70BF0514" w14:paraId="370CE39C" w14:textId="71750211">
          <w:pPr>
            <w:pStyle w:val="TOC2"/>
            <w:tabs>
              <w:tab w:val="right" w:leader="dot" w:pos="9360"/>
            </w:tabs>
            <w:rPr>
              <w:rStyle w:val="Hyperlink"/>
            </w:rPr>
          </w:pPr>
          <w:hyperlink w:anchor="_Toc1397842305">
            <w:r w:rsidRPr="1ED3BE92" w:rsidR="1ED3BE92">
              <w:rPr>
                <w:rStyle w:val="Hyperlink"/>
              </w:rPr>
              <w:t>Table: Summary of difference of INSDC GFF3 from SO GFF3</w:t>
            </w:r>
            <w:r>
              <w:tab/>
            </w:r>
            <w:r>
              <w:fldChar w:fldCharType="begin"/>
            </w:r>
            <w:r>
              <w:instrText xml:space="preserve">PAGEREF _Toc1397842305 \h</w:instrText>
            </w:r>
            <w:r>
              <w:fldChar w:fldCharType="separate"/>
            </w:r>
            <w:r w:rsidRPr="1ED3BE92" w:rsidR="1ED3BE92">
              <w:rPr>
                <w:rStyle w:val="Hyperlink"/>
              </w:rPr>
              <w:t>8</w:t>
            </w:r>
            <w:r>
              <w:fldChar w:fldCharType="end"/>
            </w:r>
          </w:hyperlink>
        </w:p>
        <w:p w:rsidR="70BF0514" w:rsidP="1ED3BE92" w:rsidRDefault="70BF0514" w14:paraId="7C9BF89E" w14:textId="638F5EBB">
          <w:pPr>
            <w:pStyle w:val="TOC2"/>
            <w:tabs>
              <w:tab w:val="right" w:leader="dot" w:pos="9360"/>
            </w:tabs>
            <w:rPr>
              <w:rStyle w:val="Hyperlink"/>
            </w:rPr>
          </w:pPr>
          <w:hyperlink w:anchor="_Toc2017261761">
            <w:r w:rsidRPr="1ED3BE92" w:rsidR="1ED3BE92">
              <w:rPr>
                <w:rStyle w:val="Hyperlink"/>
              </w:rPr>
              <w:t>Validation of INSDC GFF</w:t>
            </w:r>
            <w:r>
              <w:tab/>
            </w:r>
            <w:r>
              <w:fldChar w:fldCharType="begin"/>
            </w:r>
            <w:r>
              <w:instrText xml:space="preserve">PAGEREF _Toc2017261761 \h</w:instrText>
            </w:r>
            <w:r>
              <w:fldChar w:fldCharType="separate"/>
            </w:r>
            <w:r w:rsidRPr="1ED3BE92" w:rsidR="1ED3BE92">
              <w:rPr>
                <w:rStyle w:val="Hyperlink"/>
              </w:rPr>
              <w:t>8</w:t>
            </w:r>
            <w:r>
              <w:fldChar w:fldCharType="end"/>
            </w:r>
          </w:hyperlink>
        </w:p>
        <w:p w:rsidR="70BF0514" w:rsidP="1ED3BE92" w:rsidRDefault="70BF0514" w14:paraId="7D476A74" w14:textId="7DA329DE">
          <w:pPr>
            <w:pStyle w:val="TOC2"/>
            <w:tabs>
              <w:tab w:val="right" w:leader="dot" w:pos="9360"/>
            </w:tabs>
            <w:rPr>
              <w:rStyle w:val="Hyperlink"/>
            </w:rPr>
          </w:pPr>
          <w:hyperlink w:anchor="_Toc209808998">
            <w:r w:rsidRPr="1ED3BE92" w:rsidR="1ED3BE92">
              <w:rPr>
                <w:rStyle w:val="Hyperlink"/>
              </w:rPr>
              <w:t>Conformance scope</w:t>
            </w:r>
            <w:r>
              <w:tab/>
            </w:r>
            <w:r>
              <w:fldChar w:fldCharType="begin"/>
            </w:r>
            <w:r>
              <w:instrText xml:space="preserve">PAGEREF _Toc209808998 \h</w:instrText>
            </w:r>
            <w:r>
              <w:fldChar w:fldCharType="separate"/>
            </w:r>
            <w:r w:rsidRPr="1ED3BE92" w:rsidR="1ED3BE92">
              <w:rPr>
                <w:rStyle w:val="Hyperlink"/>
              </w:rPr>
              <w:t>8</w:t>
            </w:r>
            <w:r>
              <w:fldChar w:fldCharType="end"/>
            </w:r>
          </w:hyperlink>
        </w:p>
        <w:p w:rsidR="1ED3BE92" w:rsidP="1ED3BE92" w:rsidRDefault="1ED3BE92" w14:paraId="54653882" w14:textId="2183F29B">
          <w:pPr>
            <w:pStyle w:val="TOC1"/>
            <w:tabs>
              <w:tab w:val="right" w:leader="dot" w:pos="9360"/>
            </w:tabs>
            <w:rPr>
              <w:rStyle w:val="Hyperlink"/>
            </w:rPr>
          </w:pPr>
          <w:hyperlink w:anchor="_Toc795311570">
            <w:r w:rsidRPr="1ED3BE92" w:rsidR="1ED3BE92">
              <w:rPr>
                <w:rStyle w:val="Hyperlink"/>
              </w:rPr>
              <w:t>Summary</w:t>
            </w:r>
            <w:r>
              <w:tab/>
            </w:r>
            <w:r>
              <w:fldChar w:fldCharType="begin"/>
            </w:r>
            <w:r>
              <w:instrText xml:space="preserve">PAGEREF _Toc795311570 \h</w:instrText>
            </w:r>
            <w:r>
              <w:fldChar w:fldCharType="separate"/>
            </w:r>
            <w:r w:rsidRPr="1ED3BE92" w:rsidR="1ED3BE92">
              <w:rPr>
                <w:rStyle w:val="Hyperlink"/>
              </w:rPr>
              <w:t>8</w:t>
            </w:r>
            <w:r>
              <w:fldChar w:fldCharType="end"/>
            </w:r>
          </w:hyperlink>
          <w:r>
            <w:fldChar w:fldCharType="end"/>
          </w:r>
        </w:p>
      </w:sdtContent>
    </w:sdt>
    <w:p w:rsidR="790D4D36" w:rsidP="790D4D36" w:rsidRDefault="790D4D36" w14:paraId="3A5CCABC" w14:textId="6D136286">
      <w:pPr>
        <w:ind w:left="0" w:firstLine="0"/>
        <w:rPr>
          <w:i w:val="1"/>
          <w:iCs w:val="1"/>
          <w:sz w:val="16"/>
          <w:szCs w:val="16"/>
        </w:rPr>
      </w:pPr>
    </w:p>
    <w:p w:rsidR="790D4D36" w:rsidP="790D4D36" w:rsidRDefault="790D4D36" w14:paraId="24823E8A" w14:textId="697EF98B">
      <w:pPr>
        <w:ind w:left="720" w:firstLine="0"/>
        <w:rPr>
          <w:i w:val="1"/>
          <w:iCs w:val="1"/>
          <w:sz w:val="16"/>
          <w:szCs w:val="16"/>
        </w:rPr>
      </w:pPr>
    </w:p>
    <w:p w:rsidR="00C83DD1" w:rsidRDefault="21330BA4" w14:paraId="5BF0D0D2" w14:textId="12658F66">
      <w:pPr>
        <w:pStyle w:val="Heading1"/>
        <w:ind w:left="1080"/>
      </w:pPr>
      <w:bookmarkStart w:name="_Toc573098960" w:id="1399688594"/>
      <w:r w:rsidR="1ED3BE92">
        <w:rPr/>
        <w:t>Introduction</w:t>
      </w:r>
      <w:bookmarkEnd w:id="1399688594"/>
    </w:p>
    <w:p w:rsidR="00C83DD1" w:rsidRDefault="00C83DD1" w14:paraId="4087E8CC" w14:textId="77777777"/>
    <w:p w:rsidR="00C83DD1" w:rsidRDefault="21330BA4" w14:paraId="38FAB227" w14:textId="289C5E2F">
      <w:pPr>
        <w:pStyle w:val="Heading2"/>
      </w:pPr>
      <w:bookmarkStart w:name="_Toc440454334" w:id="2107174832"/>
      <w:r w:rsidR="1ED3BE92">
        <w:rPr/>
        <w:t>Background</w:t>
      </w:r>
      <w:bookmarkEnd w:id="2107174832"/>
    </w:p>
    <w:p w:rsidR="00C83DD1" w:rsidP="6A3D3A29" w:rsidRDefault="43B969D7" w14:paraId="5439504A" w14:textId="1BC964AB">
      <w:pPr>
        <w:pStyle w:val="Normal"/>
        <w:suppressLineNumbers w:val="0"/>
        <w:bidi w:val="0"/>
        <w:spacing w:before="0" w:beforeAutospacing="off" w:after="0" w:afterAutospacing="off" w:line="276" w:lineRule="auto"/>
        <w:ind w:left="1440" w:right="0" w:hanging="360"/>
        <w:jc w:val="left"/>
      </w:pPr>
      <w:r w:rsidR="70BF0514">
        <w:rPr/>
        <w:t xml:space="preserve">GFF in general has been a widely used gene annotation format for several decades. GFF3 was </w:t>
      </w:r>
      <w:r w:rsidR="70BF0514">
        <w:rPr/>
        <w:t>established</w:t>
      </w:r>
      <w:r w:rsidR="70BF0514">
        <w:rPr/>
        <w:t xml:space="preserve"> as a more standardised yet rich dialect of GFF by Lincoln Stein in https://github.com/The-Sequence-Ontology/Specifications/blob/master/gff3.md. The GFF3 specification allows for description of a diverse set of feature types, specified by a controlled vocabulary of Sequence Ontology terms, along with feature locations and parent-child relationships. GFF3 allows for </w:t>
      </w:r>
      <w:r w:rsidR="70BF0514">
        <w:rPr/>
        <w:t>additional</w:t>
      </w:r>
      <w:r w:rsidR="70BF0514">
        <w:rPr/>
        <w:t xml:space="preserve"> metadata attributes to be associated with a </w:t>
      </w:r>
      <w:bookmarkStart w:name="_Int_JPpLY4CT" w:id="327499940"/>
      <w:r w:rsidR="70BF0514">
        <w:rPr/>
        <w:t>feature, but</w:t>
      </w:r>
      <w:bookmarkEnd w:id="327499940"/>
      <w:r w:rsidR="70BF0514">
        <w:rPr/>
        <w:t xml:space="preserve"> lacks a controlled vocabulary for most attributes, leading to significant variability between data sources. </w:t>
      </w:r>
    </w:p>
    <w:p w:rsidR="00C83DD1" w:rsidP="0EC58389" w:rsidRDefault="43B969D7" w14:paraId="35CA127B" w14:textId="48E861AC">
      <w:r w:rsidR="6CEAF04A">
        <w:rPr/>
        <w:t xml:space="preserve">The </w:t>
      </w:r>
      <w:hyperlink r:id="Re970e0d389bd42fc">
        <w:r w:rsidRPr="6CEAF04A" w:rsidR="6CEAF04A">
          <w:rPr>
            <w:rStyle w:val="Hyperlink"/>
            <w:highlight w:val="yellow"/>
          </w:rPr>
          <w:t>INSDC</w:t>
        </w:r>
      </w:hyperlink>
      <w:r w:rsidRPr="6CEAF04A" w:rsidR="6CEAF04A">
        <w:rPr>
          <w:highlight w:val="yellow"/>
        </w:rPr>
        <w:t xml:space="preserve"> </w:t>
      </w:r>
      <w:r w:rsidR="6CEAF04A">
        <w:rPr/>
        <w:t xml:space="preserve">(DDBJ, NCBI and ENA) have been core repositories of nucleic acid and associated metadata for over forty years. Conceptually </w:t>
      </w:r>
      <w:r w:rsidR="6CEAF04A">
        <w:rPr/>
        <w:t>similar to</w:t>
      </w:r>
      <w:r w:rsidR="6CEAF04A">
        <w:rPr/>
        <w:t xml:space="preserve"> GFF3, the INSDC feature table format describes feature types and locations, with its own controlled vocabulary for feature types and metadata qualifiers. Compared to GFF3, the feature table format has a more restrictive set of feature types but more expansive support for metadata. Notably, the feature table format lacks an explicit mechanism to indicate parent-child feature relationships, instead relying on feature overlap, feature type relationships (e.g. an mRNA is a child of a gene feature), and shared qualifiers appearing on features (e.g. features with the same /</w:t>
      </w:r>
      <w:r w:rsidR="6CEAF04A">
        <w:rPr/>
        <w:t>locus_tag</w:t>
      </w:r>
      <w:r w:rsidR="6CEAF04A">
        <w:rPr/>
        <w:t xml:space="preserve"> value are part of the same gene).</w:t>
      </w:r>
    </w:p>
    <w:p w:rsidR="00C83DD1" w:rsidP="6A3D3A29" w:rsidRDefault="00114B88" w14:paraId="722EBB36" w14:textId="4546D2C6">
      <w:pPr>
        <w:rPr>
          <w:b w:val="1"/>
          <w:bCs w:val="1"/>
        </w:rPr>
      </w:pPr>
      <w:r w:rsidRPr="70BF0514" w:rsidR="70BF0514">
        <w:rPr>
          <w:b w:val="1"/>
          <w:bCs w:val="1"/>
        </w:rPr>
        <w:t>Why is INSDC adopting GFF</w:t>
      </w:r>
      <w:r w:rsidRPr="70BF0514" w:rsidR="70BF0514">
        <w:rPr>
          <w:b w:val="1"/>
          <w:bCs w:val="1"/>
        </w:rPr>
        <w:t>3?</w:t>
      </w:r>
    </w:p>
    <w:p w:rsidR="00C83DD1" w:rsidRDefault="00114B88" w14:paraId="0545643B" w14:textId="24EA8460">
      <w:pPr/>
      <w:r w:rsidR="4E038879">
        <w:rPr/>
        <w:t>Currently, data submitters provide annotation data in submission formats specific to an INSDC partner. Annotation is then processed, converted to internal partner-specific formats, and exchanged between partners using the feature table format. NCBI and DDBJ support annotation submission using GFF3, with conversion to the feature table format for data exchange and delivery to end users.</w:t>
      </w:r>
    </w:p>
    <w:p w:rsidR="00C83DD1" w:rsidRDefault="00114B88" w14:paraId="480B6F02" w14:textId="648BA252">
      <w:pPr/>
      <w:r w:rsidR="70BF0514">
        <w:rPr/>
        <w:t xml:space="preserve">INSDC is moving towards more consistent usage of GFF3 across partners as a data submission format, and to also use GFF3 for data exchange and delivery of annotation to users. This will </w:t>
      </w:r>
      <w:r w:rsidR="70BF0514">
        <w:rPr/>
        <w:t>benefit</w:t>
      </w:r>
      <w:r w:rsidR="70BF0514">
        <w:rPr/>
        <w:t xml:space="preserve"> submitters and tool developers who can use the same format for submission to any INSDC </w:t>
      </w:r>
      <w:r w:rsidR="70BF0514">
        <w:rPr/>
        <w:t>partner and</w:t>
      </w:r>
      <w:r w:rsidR="70BF0514">
        <w:rPr/>
        <w:t xml:space="preserve"> increase compatibility with downstream analysis tools. Furthermore, decoupling of gene annotation from sequence increases flexibility for updates, promotes FAIR principles, and improves efficiency.</w:t>
      </w:r>
    </w:p>
    <w:p w:rsidR="00C83DD1" w:rsidRDefault="00114B88" w14:paraId="05D10746" w14:textId="4AE5BAF7">
      <w:r w:rsidR="70BF0514">
        <w:rPr/>
        <w:t xml:space="preserve">Individual INSDC partners will </w:t>
      </w:r>
      <w:r w:rsidR="70BF0514">
        <w:rPr/>
        <w:t>determine</w:t>
      </w:r>
      <w:r w:rsidR="70BF0514">
        <w:rPr/>
        <w:t xml:space="preserve"> their long-term plans for support of GFF3 vs the feature table format. NCBI will support submission and delivery in both formats according to user demand</w:t>
      </w:r>
      <w:r w:rsidR="70BF0514">
        <w:rPr/>
        <w:t xml:space="preserve">.  </w:t>
      </w:r>
      <w:r w:rsidR="70BF0514">
        <w:rPr/>
        <w:t xml:space="preserve">ENA in the short to medium term will allow only GFF3 submissions and only provide the gene annotation in GFF3 format. </w:t>
      </w:r>
    </w:p>
    <w:p w:rsidR="00C83DD1" w:rsidRDefault="00C83DD1" w14:paraId="39BCB8CF" w14:textId="2032613E"/>
    <w:p w:rsidR="00C83DD1" w:rsidP="6A3D3A29" w:rsidRDefault="00114B88" w14:paraId="180ABAA3" w14:textId="53026812">
      <w:pPr>
        <w:rPr>
          <w:b w:val="1"/>
          <w:bCs w:val="1"/>
        </w:rPr>
      </w:pPr>
      <w:r w:rsidRPr="4E038879" w:rsidR="4E038879">
        <w:rPr>
          <w:b w:val="1"/>
          <w:bCs w:val="1"/>
        </w:rPr>
        <w:t xml:space="preserve">Why is INSDC </w:t>
      </w:r>
      <w:r w:rsidRPr="4E038879" w:rsidR="4E038879">
        <w:rPr>
          <w:b w:val="1"/>
          <w:bCs w:val="1"/>
        </w:rPr>
        <w:t xml:space="preserve">defining their own </w:t>
      </w:r>
      <w:r w:rsidRPr="4E038879" w:rsidR="4E038879">
        <w:rPr>
          <w:b w:val="1"/>
          <w:bCs w:val="1"/>
        </w:rPr>
        <w:t>version of the GFF3 specification?</w:t>
      </w:r>
    </w:p>
    <w:p w:rsidR="6A3D3A29" w:rsidP="6A3D3A29" w:rsidRDefault="6A3D3A29" w14:paraId="0CFD0ECB" w14:textId="1B619133">
      <w:pPr>
        <w:pStyle w:val="Normal"/>
        <w:rPr/>
      </w:pPr>
      <w:r w:rsidR="4E038879">
        <w:rPr/>
        <w:t xml:space="preserve">While the Lincoln Stein GFF3 specification provides a base level </w:t>
      </w:r>
      <w:r w:rsidR="4E038879">
        <w:rPr/>
        <w:t xml:space="preserve">of standardization, </w:t>
      </w:r>
      <w:r w:rsidR="4E038879">
        <w:rPr/>
        <w:t xml:space="preserve">it </w:t>
      </w:r>
      <w:r w:rsidR="4E038879">
        <w:rPr/>
        <w:t>provides</w:t>
      </w:r>
      <w:r w:rsidR="4E038879">
        <w:rPr/>
        <w:t xml:space="preserve"> limited guidance on </w:t>
      </w:r>
      <w:r w:rsidR="4E038879">
        <w:rPr/>
        <w:t xml:space="preserve">how to specify metadata </w:t>
      </w:r>
      <w:r w:rsidR="4E038879">
        <w:rPr/>
        <w:t>in</w:t>
      </w:r>
      <w:r w:rsidR="4E038879">
        <w:rPr/>
        <w:t xml:space="preserve">formation via attributes in GFF3 column 9 </w:t>
      </w:r>
      <w:r w:rsidR="4E038879">
        <w:rPr/>
        <w:t>which has led to a great deal of diversity in GFF3 formats between various data providers</w:t>
      </w:r>
      <w:r w:rsidR="4E038879">
        <w:rPr/>
        <w:t>.</w:t>
      </w:r>
      <w:r w:rsidR="4E038879">
        <w:rPr/>
        <w:t xml:space="preserve"> It also lacks sufficient guidance on how to annotate </w:t>
      </w:r>
      <w:r w:rsidR="4E038879">
        <w:rPr/>
        <w:t>complex biology</w:t>
      </w:r>
      <w:r w:rsidR="4E038879">
        <w:rPr/>
        <w:t>.</w:t>
      </w:r>
      <w:r w:rsidR="4E038879">
        <w:rPr/>
        <w:t xml:space="preserve"> The </w:t>
      </w:r>
      <w:r w:rsidR="4E038879">
        <w:rPr/>
        <w:t>unrestricted</w:t>
      </w:r>
      <w:r w:rsidR="4E038879">
        <w:rPr/>
        <w:t xml:space="preserve"> </w:t>
      </w:r>
      <w:r w:rsidR="4E038879">
        <w:rPr/>
        <w:t>use of Sequence Ontology</w:t>
      </w:r>
      <w:r w:rsidR="4E038879">
        <w:rPr/>
        <w:t xml:space="preserve"> </w:t>
      </w:r>
      <w:r w:rsidR="4E038879">
        <w:rPr/>
        <w:t xml:space="preserve">terms </w:t>
      </w:r>
      <w:r w:rsidR="4E038879">
        <w:rPr/>
        <w:t xml:space="preserve">also </w:t>
      </w:r>
      <w:r w:rsidR="4E038879">
        <w:rPr/>
        <w:t xml:space="preserve">increases variability in annotation that can complicate downstream applications. </w:t>
      </w:r>
    </w:p>
    <w:p w:rsidR="78656081" w:rsidP="78656081" w:rsidRDefault="78656081" w14:paraId="3F6830D7" w14:textId="260AD512">
      <w:pPr>
        <w:pStyle w:val="Normal"/>
        <w:rPr>
          <w:ins w:author="Terence Murphy" w:date="2026-06-02T12:50:14.178Z" w16du:dateUtc="2026-06-02T12:50:14.178Z" w:id="1156638060"/>
          <w:rFonts w:ascii="Arial" w:hAnsi="Arial" w:eastAsia="Arial" w:cs="Arial"/>
          <w:noProof w:val="0"/>
          <w:color w:val="000000" w:themeColor="text1" w:themeTint="FF" w:themeShade="FF"/>
          <w:sz w:val="28"/>
          <w:szCs w:val="28"/>
          <w:lang w:val="en-GB"/>
        </w:rPr>
      </w:pPr>
      <w:r w:rsidR="4E038879">
        <w:rPr/>
        <w:t xml:space="preserve">To address </w:t>
      </w:r>
      <w:r w:rsidR="4E038879">
        <w:rPr/>
        <w:t xml:space="preserve">these issues, INSDC is defining an </w:t>
      </w:r>
      <w:r w:rsidR="4E038879">
        <w:rPr/>
        <w:t>additional</w:t>
      </w:r>
      <w:r w:rsidR="4E038879">
        <w:rPr/>
        <w:t xml:space="preserve"> INSDC GFF3 </w:t>
      </w:r>
      <w:r w:rsidR="4E038879">
        <w:rPr/>
        <w:t>specification to supplement the base GFF3 sp</w:t>
      </w:r>
      <w:r w:rsidR="4E038879">
        <w:rPr/>
        <w:t>ecification. The goals are to</w:t>
      </w:r>
      <w:r w:rsidR="4E038879">
        <w:rPr/>
        <w:t xml:space="preserve"> 1)</w:t>
      </w:r>
      <w:r w:rsidR="4E038879">
        <w:rPr/>
        <w:t xml:space="preserve"> clearly define how annotations should be formatted, including complex corner cases</w:t>
      </w:r>
      <w:r w:rsidR="4E038879">
        <w:rPr/>
        <w:t xml:space="preserve">; 2) define a set of Sequence Ontology terms that are in scope for INSDC annotation; 3) define how metadata should be </w:t>
      </w:r>
      <w:r w:rsidR="4E038879">
        <w:rPr/>
        <w:t xml:space="preserve">formatted; </w:t>
      </w:r>
      <w:r w:rsidR="4E038879">
        <w:rPr/>
        <w:t xml:space="preserve">4) provide sufficient detail so that annotation can be formatted to pass desired validation checks; and 5) </w:t>
      </w:r>
      <w:r w:rsidR="4E038879">
        <w:rPr/>
        <w:t>constrain the INSDC GFF3 specification to provide better interoperability between data submitters</w:t>
      </w:r>
      <w:r w:rsidRPr="4E038879" w:rsidR="4E038879">
        <w:rPr>
          <w:rFonts w:ascii="Arial" w:hAnsi="Arial" w:eastAsia="Arial" w:cs="Arial"/>
          <w:noProof w:val="0"/>
          <w:color w:val="000000" w:themeColor="text1" w:themeTint="FF" w:themeShade="FF"/>
          <w:sz w:val="28"/>
          <w:szCs w:val="28"/>
          <w:lang w:val="en-GB"/>
        </w:rPr>
        <w:t>, archives, and downstream analysis systems.</w:t>
      </w:r>
      <w:r w:rsidRPr="4E038879" w:rsidR="4E038879">
        <w:rPr>
          <w:rFonts w:ascii="Arial" w:hAnsi="Arial" w:eastAsia="Arial" w:cs="Arial"/>
          <w:noProof w:val="0"/>
          <w:color w:val="000000" w:themeColor="text1" w:themeTint="FF" w:themeShade="FF"/>
          <w:sz w:val="28"/>
          <w:szCs w:val="28"/>
          <w:lang w:val="en-GB"/>
        </w:rPr>
        <w:t xml:space="preserve"> The INSDC GFF3 specification is intended to be backwards compatible with the base GFF3 specification.</w:t>
      </w:r>
      <w:r w:rsidRPr="4E038879" w:rsidR="4E038879">
        <w:rPr>
          <w:rFonts w:ascii="Arial" w:hAnsi="Arial" w:eastAsia="Arial" w:cs="Arial"/>
          <w:noProof w:val="0"/>
          <w:color w:val="000000" w:themeColor="text1" w:themeTint="FF" w:themeShade="FF"/>
          <w:sz w:val="28"/>
          <w:szCs w:val="28"/>
          <w:lang w:val="en-GB"/>
        </w:rPr>
        <w:t xml:space="preserve"> </w:t>
      </w:r>
    </w:p>
    <w:p w:rsidR="00C83DD1" w:rsidP="4E038879" w:rsidRDefault="00C83DD1" w14:paraId="71F1B6A9" w14:textId="0115C6E3">
      <w:pPr>
        <w:pStyle w:val="Normal"/>
      </w:pPr>
    </w:p>
    <w:p w:rsidR="00C83DD1" w:rsidRDefault="21330BA4" w14:paraId="60F95FD6" w14:textId="7AD8D906">
      <w:pPr>
        <w:pStyle w:val="Heading2"/>
      </w:pPr>
      <w:bookmarkStart w:name="_Toc37581422" w:id="735275349"/>
      <w:r w:rsidR="1ED3BE92">
        <w:rPr/>
        <w:t>Scope of this Specification</w:t>
      </w:r>
      <w:bookmarkEnd w:id="735275349"/>
    </w:p>
    <w:p w:rsidR="00C83DD1" w:rsidRDefault="04245955" w14:paraId="59DE8B0D" w14:textId="06709B1F">
      <w:r w:rsidR="1D9EE086">
        <w:rPr/>
        <w:t>This is using the Lincoln Stein’s 1.26 (2020) version of GFF3 specification as the base</w:t>
      </w:r>
      <w:r w:rsidRPr="1D9EE086">
        <w:rPr>
          <w:rStyle w:val="FootnoteReference"/>
        </w:rPr>
        <w:footnoteReference w:id="2102"/>
      </w:r>
      <w:r w:rsidR="1D9EE086">
        <w:rPr/>
        <w:t xml:space="preserve">. </w:t>
      </w:r>
    </w:p>
    <w:p w:rsidR="00C83DD1" w:rsidRDefault="00114B88" w14:paraId="29F22DE3" w14:textId="5798445A">
      <w:r w:rsidR="46BB9C23">
        <w:rPr/>
        <w:t xml:space="preserve">This document defines an INSDC interoperability profile of the above SO GFF3 specification.  </w:t>
      </w:r>
      <w:r w:rsidRPr="46BB9C23" w:rsidR="46BB9C23">
        <w:rPr>
          <w:rFonts w:ascii="Arial" w:hAnsi="Arial" w:eastAsia="Arial" w:cs="Arial"/>
          <w:noProof w:val="0"/>
          <w:color w:val="000000" w:themeColor="text1" w:themeTint="FF" w:themeShade="FF"/>
          <w:sz w:val="28"/>
          <w:szCs w:val="28"/>
          <w:lang w:val="en-GB"/>
        </w:rPr>
        <w:t>Only deviations, restrictions, extensions, or clarifications are specified here.</w:t>
      </w:r>
    </w:p>
    <w:p w:rsidR="00C83DD1" w:rsidP="46BB9C23" w:rsidRDefault="00114B88" w14:paraId="49896AA8" w14:textId="579074B4">
      <w:pPr>
        <w:pStyle w:val="Normal"/>
      </w:pPr>
    </w:p>
    <w:p w:rsidR="00C83DD1" w:rsidP="7304FEFE" w:rsidRDefault="00C83DD1" w14:paraId="37CD8F51" w14:textId="77777777">
      <w:pPr>
        <w:pBdr>
          <w:bottom w:val="single" w:color="000000" w:sz="6" w:space="1"/>
        </w:pBdr>
        <w:ind w:left="1080"/>
      </w:pPr>
    </w:p>
    <w:p w:rsidR="790D4D36" w:rsidP="1ED3BE92" w:rsidRDefault="790D4D36" w14:paraId="1095C3A5" w14:textId="3176456E">
      <w:pPr>
        <w:pStyle w:val="Heading4"/>
        <w:ind/>
        <w:rPr>
          <w:i w:val="1"/>
          <w:iCs w:val="1"/>
          <w:noProof w:val="0"/>
          <w:lang w:val="en-GB"/>
        </w:rPr>
      </w:pPr>
      <w:bookmarkStart w:name="_Toc1632718189" w:id="176660143"/>
      <w:r w:rsidR="1ED3BE92">
        <w:rPr/>
        <w:t xml:space="preserve">Box 1: </w:t>
      </w:r>
      <w:r w:rsidRPr="1ED3BE92" w:rsidR="1ED3BE92">
        <w:rPr>
          <w:noProof w:val="0"/>
          <w:lang w:val="en-GB"/>
        </w:rPr>
        <w:t>Design Principles of the INSDC GFF3 specification</w:t>
      </w:r>
      <w:bookmarkEnd w:id="176660143"/>
    </w:p>
    <w:tbl>
      <w:tblPr>
        <w:tblStyle w:val="TableGrid"/>
        <w:tblW w:w="0" w:type="auto"/>
        <w:tblLook w:val="06A0" w:firstRow="1" w:lastRow="0" w:firstColumn="1" w:lastColumn="0" w:noHBand="1" w:noVBand="1"/>
      </w:tblPr>
      <w:tblGrid>
        <w:gridCol w:w="9360"/>
      </w:tblGrid>
      <w:tr w:rsidR="790D4D36" w:rsidTr="1ED3BE92" w14:paraId="79C23839">
        <w:trPr>
          <w:trHeight w:val="300"/>
        </w:trPr>
        <w:tc>
          <w:tcPr>
            <w:tcW w:w="9360" w:type="dxa"/>
            <w:tcMar/>
          </w:tcPr>
          <w:p w:rsidR="790D4D36" w:rsidP="1ED3BE92" w:rsidRDefault="790D4D36" w14:paraId="555207DF" w14:textId="3125DD89">
            <w:pPr>
              <w:pStyle w:val="ListParagraph"/>
              <w:numPr>
                <w:ilvl w:val="0"/>
                <w:numId w:val="9"/>
              </w:numPr>
              <w:spacing w:before="0" w:beforeAutospacing="off" w:after="0" w:afterAutospacing="off"/>
              <w:rPr>
                <w:rFonts w:ascii="Arial" w:hAnsi="Arial" w:eastAsia="Arial" w:cs="Arial"/>
                <w:noProof w:val="0"/>
                <w:color w:val="000000" w:themeColor="text1" w:themeTint="FF" w:themeShade="FF"/>
                <w:sz w:val="20"/>
                <w:szCs w:val="20"/>
                <w:lang w:val="en-GB"/>
              </w:rPr>
            </w:pPr>
            <w:r w:rsidRPr="1ED3BE92" w:rsidR="1ED3BE92">
              <w:rPr>
                <w:rFonts w:ascii="Arial" w:hAnsi="Arial" w:eastAsia="Arial" w:cs="Arial"/>
                <w:noProof w:val="0"/>
                <w:color w:val="000000" w:themeColor="text1" w:themeTint="FF" w:themeShade="FF"/>
                <w:sz w:val="20"/>
                <w:szCs w:val="20"/>
                <w:lang w:val="en-GB"/>
              </w:rPr>
              <w:t>Preserve compatibility with the Sequence Ontology GFF3 specification where possible.</w:t>
            </w:r>
          </w:p>
          <w:p w:rsidR="790D4D36" w:rsidP="1ED3BE92" w:rsidRDefault="790D4D36" w14:paraId="1101D95D" w14:textId="0D5594DE">
            <w:pPr>
              <w:pStyle w:val="ListParagraph"/>
              <w:numPr>
                <w:ilvl w:val="0"/>
                <w:numId w:val="9"/>
              </w:numPr>
              <w:spacing w:before="0" w:beforeAutospacing="off" w:after="0" w:afterAutospacing="off"/>
              <w:rPr>
                <w:rFonts w:ascii="Arial" w:hAnsi="Arial" w:eastAsia="Arial" w:cs="Arial"/>
                <w:noProof w:val="0"/>
                <w:color w:val="000000" w:themeColor="text1" w:themeTint="FF" w:themeShade="FF"/>
                <w:sz w:val="20"/>
                <w:szCs w:val="20"/>
                <w:lang w:val="en-GB"/>
              </w:rPr>
            </w:pPr>
            <w:r w:rsidRPr="1ED3BE92" w:rsidR="1ED3BE92">
              <w:rPr>
                <w:rFonts w:ascii="Arial" w:hAnsi="Arial" w:eastAsia="Arial" w:cs="Arial"/>
                <w:noProof w:val="0"/>
                <w:color w:val="000000" w:themeColor="text1" w:themeTint="FF" w:themeShade="FF"/>
                <w:sz w:val="20"/>
                <w:szCs w:val="20"/>
                <w:lang w:val="en-GB"/>
              </w:rPr>
              <w:t>Reduce ambiguity to support deterministic parsing and validation.</w:t>
            </w:r>
          </w:p>
          <w:p w:rsidR="790D4D36" w:rsidP="1ED3BE92" w:rsidRDefault="790D4D36" w14:paraId="20B36973" w14:textId="5B073AC3">
            <w:pPr>
              <w:pStyle w:val="ListParagraph"/>
              <w:numPr>
                <w:ilvl w:val="0"/>
                <w:numId w:val="9"/>
              </w:numPr>
              <w:spacing w:before="0" w:beforeAutospacing="off" w:after="0" w:afterAutospacing="off"/>
              <w:rPr>
                <w:rFonts w:ascii="Arial" w:hAnsi="Arial" w:eastAsia="Arial" w:cs="Arial"/>
                <w:noProof w:val="0"/>
                <w:color w:val="000000" w:themeColor="text1" w:themeTint="FF" w:themeShade="FF"/>
                <w:sz w:val="20"/>
                <w:szCs w:val="20"/>
                <w:lang w:val="en-GB"/>
              </w:rPr>
            </w:pPr>
            <w:r w:rsidRPr="1ED3BE92" w:rsidR="1ED3BE92">
              <w:rPr>
                <w:rFonts w:ascii="Arial" w:hAnsi="Arial" w:eastAsia="Arial" w:cs="Arial"/>
                <w:noProof w:val="0"/>
                <w:color w:val="000000" w:themeColor="text1" w:themeTint="FF" w:themeShade="FF"/>
                <w:sz w:val="20"/>
                <w:szCs w:val="20"/>
                <w:lang w:val="en-GB"/>
              </w:rPr>
              <w:t>Support scalable genome annotation exchange and validation.</w:t>
            </w:r>
          </w:p>
          <w:p w:rsidR="790D4D36" w:rsidP="1ED3BE92" w:rsidRDefault="790D4D36" w14:paraId="7585121D" w14:textId="1311A91B">
            <w:pPr>
              <w:pStyle w:val="ListParagraph"/>
              <w:numPr>
                <w:ilvl w:val="0"/>
                <w:numId w:val="9"/>
              </w:numPr>
              <w:spacing w:before="0" w:beforeAutospacing="off" w:after="0" w:afterAutospacing="off"/>
              <w:rPr>
                <w:rFonts w:ascii="Arial" w:hAnsi="Arial" w:eastAsia="Arial" w:cs="Arial"/>
                <w:noProof w:val="0"/>
                <w:color w:val="000000" w:themeColor="text1" w:themeTint="FF" w:themeShade="FF"/>
                <w:sz w:val="20"/>
                <w:szCs w:val="20"/>
                <w:lang w:val="en-GB"/>
              </w:rPr>
            </w:pPr>
            <w:r w:rsidRPr="1ED3BE92" w:rsidR="1ED3BE92">
              <w:rPr>
                <w:rFonts w:ascii="Arial" w:hAnsi="Arial" w:eastAsia="Arial" w:cs="Arial"/>
                <w:noProof w:val="0"/>
                <w:color w:val="000000" w:themeColor="text1" w:themeTint="FF" w:themeShade="FF"/>
                <w:sz w:val="20"/>
                <w:szCs w:val="20"/>
                <w:lang w:val="en-GB"/>
              </w:rPr>
              <w:t>Maintain compatibility with existing INSDC biological validation rules.</w:t>
            </w:r>
          </w:p>
          <w:p w:rsidR="790D4D36" w:rsidP="1ED3BE92" w:rsidRDefault="790D4D36" w14:paraId="726AADEF" w14:textId="44C2437D">
            <w:pPr>
              <w:pStyle w:val="ListParagraph"/>
              <w:numPr>
                <w:ilvl w:val="0"/>
                <w:numId w:val="9"/>
              </w:numPr>
              <w:spacing w:before="0" w:beforeAutospacing="off" w:after="0" w:afterAutospacing="off"/>
              <w:rPr>
                <w:rFonts w:ascii="Arial" w:hAnsi="Arial" w:eastAsia="Arial" w:cs="Arial"/>
                <w:noProof w:val="0"/>
                <w:color w:val="000000" w:themeColor="text1" w:themeTint="FF" w:themeShade="FF"/>
                <w:sz w:val="20"/>
                <w:szCs w:val="20"/>
                <w:lang w:val="en-GB"/>
              </w:rPr>
            </w:pPr>
            <w:r w:rsidRPr="1ED3BE92" w:rsidR="1ED3BE92">
              <w:rPr>
                <w:rFonts w:ascii="Arial" w:hAnsi="Arial" w:eastAsia="Arial" w:cs="Arial"/>
                <w:noProof w:val="0"/>
                <w:color w:val="000000" w:themeColor="text1" w:themeTint="FF" w:themeShade="FF"/>
                <w:sz w:val="20"/>
                <w:szCs w:val="20"/>
                <w:lang w:val="en-GB"/>
              </w:rPr>
              <w:t>Improve interoperability through use of Sequence Ontology terms.</w:t>
            </w:r>
          </w:p>
          <w:p w:rsidR="790D4D36" w:rsidP="1ED3BE92" w:rsidRDefault="790D4D36" w14:paraId="3D03FF7F" w14:textId="1508EE98">
            <w:pPr>
              <w:pStyle w:val="ListParagraph"/>
              <w:numPr>
                <w:ilvl w:val="0"/>
                <w:numId w:val="9"/>
              </w:numPr>
              <w:spacing w:before="0" w:beforeAutospacing="off" w:after="0" w:afterAutospacing="off"/>
              <w:rPr>
                <w:rFonts w:ascii="Arial" w:hAnsi="Arial" w:eastAsia="Arial" w:cs="Arial"/>
                <w:noProof w:val="0"/>
                <w:color w:val="000000" w:themeColor="text1" w:themeTint="FF" w:themeShade="FF"/>
                <w:sz w:val="20"/>
                <w:szCs w:val="20"/>
                <w:lang w:val="en-GB"/>
              </w:rPr>
            </w:pPr>
            <w:r w:rsidRPr="1ED3BE92" w:rsidR="1ED3BE92">
              <w:rPr>
                <w:rFonts w:ascii="Arial" w:hAnsi="Arial" w:eastAsia="Arial" w:cs="Arial"/>
                <w:noProof w:val="0"/>
                <w:color w:val="000000" w:themeColor="text1" w:themeTint="FF" w:themeShade="FF"/>
                <w:sz w:val="20"/>
                <w:szCs w:val="20"/>
                <w:lang w:val="en-GB"/>
              </w:rPr>
              <w:t>Support long-term stable archival exchange between INSDC partners.</w:t>
            </w:r>
          </w:p>
          <w:p w:rsidR="790D4D36" w:rsidP="1ED3BE92" w:rsidRDefault="790D4D36" w14:paraId="08468BBB" w14:textId="0C42EBC1">
            <w:pPr>
              <w:pStyle w:val="ListParagraph"/>
              <w:numPr>
                <w:ilvl w:val="0"/>
                <w:numId w:val="9"/>
              </w:numPr>
              <w:spacing w:before="0" w:beforeAutospacing="off" w:after="0" w:afterAutospacing="off"/>
              <w:ind/>
              <w:rPr>
                <w:rFonts w:ascii="Arial" w:hAnsi="Arial" w:eastAsia="Arial" w:cs="Arial"/>
                <w:noProof w:val="0"/>
                <w:color w:val="000000" w:themeColor="text1" w:themeTint="FF" w:themeShade="FF"/>
                <w:sz w:val="20"/>
                <w:szCs w:val="20"/>
                <w:lang w:val="en-GB"/>
              </w:rPr>
            </w:pPr>
            <w:r w:rsidRPr="1ED3BE92" w:rsidR="1ED3BE92">
              <w:rPr>
                <w:rFonts w:ascii="Arial" w:hAnsi="Arial" w:eastAsia="Arial" w:cs="Arial"/>
                <w:noProof w:val="0"/>
                <w:color w:val="000000" w:themeColor="text1" w:themeTint="FF" w:themeShade="FF"/>
                <w:sz w:val="20"/>
                <w:szCs w:val="20"/>
                <w:lang w:val="en-GB"/>
              </w:rPr>
              <w:t>Enable robust round-tripping between GFF3 and INSDC flatfile representations.</w:t>
            </w:r>
          </w:p>
        </w:tc>
      </w:tr>
    </w:tbl>
    <w:p w:rsidR="790D4D36" w:rsidP="790D4D36" w:rsidRDefault="790D4D36" w14:paraId="094C6843" w14:textId="7BD99A77">
      <w:pPr>
        <w:pStyle w:val="Normal"/>
        <w:suppressLineNumbers w:val="0"/>
        <w:bidi w:val="0"/>
        <w:spacing w:before="0" w:beforeAutospacing="off" w:after="0" w:afterAutospacing="off" w:line="276" w:lineRule="auto"/>
        <w:ind w:left="1080" w:right="0" w:hanging="360"/>
        <w:jc w:val="left"/>
      </w:pPr>
    </w:p>
    <w:p w:rsidR="1D9EE086" w:rsidP="1D9EE086" w:rsidRDefault="1D9EE086" w14:paraId="20B3A0C7" w14:textId="448EC234">
      <w:pPr>
        <w:pStyle w:val="Normal"/>
        <w:suppressLineNumbers w:val="0"/>
        <w:bidi w:val="0"/>
        <w:spacing w:before="0" w:beforeAutospacing="off" w:after="0" w:afterAutospacing="off" w:line="276" w:lineRule="auto"/>
        <w:ind w:left="1080" w:right="0" w:hanging="360"/>
        <w:jc w:val="left"/>
      </w:pPr>
    </w:p>
    <w:p w:rsidR="1D9EE086" w:rsidP="1D9EE086" w:rsidRDefault="1D9EE086" w14:paraId="493808F5" w14:textId="06DE0EDC">
      <w:pPr>
        <w:pStyle w:val="Normal"/>
        <w:bidi w:val="0"/>
        <w:spacing w:before="0" w:beforeAutospacing="off" w:after="0" w:afterAutospacing="off" w:line="276" w:lineRule="auto"/>
        <w:ind w:left="1080" w:right="0" w:hanging="360"/>
        <w:jc w:val="left"/>
      </w:pPr>
      <w:r>
        <w:drawing>
          <wp:inline wp14:editId="45D16E9B" wp14:anchorId="2D74873E">
            <wp:extent cx="6010275" cy="3159247"/>
            <wp:effectExtent l="0" t="0" r="0" b="0"/>
            <wp:docPr id="642281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2281165" name="Picture 642281165"/>
                    <pic:cNvPicPr/>
                  </pic:nvPicPr>
                  <pic:blipFill>
                    <a:blip xmlns:r="http://schemas.openxmlformats.org/officeDocument/2006/relationships" r:embed="rId1874311615">
                      <a:extLst>
                        <a:ext uri="{28A0092B-C50C-407E-A947-70E740481C1C}">
                          <a14:useLocalDpi xmlns:a14="http://schemas.microsoft.com/office/drawing/2010/main"/>
                        </a:ext>
                      </a:extLst>
                    </a:blip>
                    <a:stretch>
                      <a:fillRect/>
                    </a:stretch>
                  </pic:blipFill>
                  <pic:spPr>
                    <a:xfrm rot="0">
                      <a:off x="0" y="0"/>
                      <a:ext cx="6010275" cy="3159247"/>
                    </a:xfrm>
                    <a:prstGeom prst="rect">
                      <a:avLst/>
                    </a:prstGeom>
                  </pic:spPr>
                </pic:pic>
              </a:graphicData>
            </a:graphic>
          </wp:inline>
        </w:drawing>
      </w:r>
    </w:p>
    <w:p w:rsidR="46BB9C23" w:rsidP="46BB9C23" w:rsidRDefault="46BB9C23" w14:paraId="19A44BFB" w14:textId="59D74805">
      <w:pPr>
        <w:pStyle w:val="Heading4"/>
        <w:bidi w:val="0"/>
      </w:pPr>
      <w:commentRangeStart w:id="1743012260"/>
      <w:bookmarkStart w:name="_Toc1617179501" w:id="1052880024"/>
      <w:r w:rsidR="46BB9C23">
        <w:rPr/>
        <w:t>Figure 1: Schematic of how INSDC sites will process submitted GFF3 in the short term</w:t>
      </w:r>
      <w:r w:rsidRPr="46BB9C23">
        <w:rPr>
          <w:rStyle w:val="FootnoteReference"/>
        </w:rPr>
        <w:footnoteReference w:id="7684"/>
      </w:r>
      <w:bookmarkEnd w:id="1052880024"/>
      <w:r w:rsidR="46BB9C23">
        <w:rPr/>
        <w:t xml:space="preserve"> </w:t>
      </w:r>
      <w:commentRangeEnd w:id="1743012260"/>
      <w:r>
        <w:rPr>
          <w:rStyle w:val="CommentReference"/>
        </w:rPr>
        <w:commentReference w:id="1743012260"/>
      </w:r>
    </w:p>
    <w:p w:rsidR="46BB9C23" w:rsidP="46BB9C23" w:rsidRDefault="46BB9C23" w14:paraId="1901DD4D" w14:textId="3FB84E36">
      <w:pPr>
        <w:pStyle w:val="Normal"/>
      </w:pPr>
    </w:p>
    <w:p w:rsidR="00C83DD1" w:rsidP="790D4D36" w:rsidRDefault="21330BA4" w14:paraId="63FFD98F" w14:textId="552204DE">
      <w:pPr>
        <w:pStyle w:val="Heading1"/>
        <w:ind w:left="1080"/>
      </w:pPr>
      <w:bookmarkStart w:name="_Toc746864365" w:id="981056851"/>
      <w:r w:rsidR="1ED3BE92">
        <w:rPr/>
        <w:t>Syntactical and Other Changes</w:t>
      </w:r>
      <w:bookmarkEnd w:id="981056851"/>
    </w:p>
    <w:p w:rsidR="00C83DD1" w:rsidRDefault="00C83DD1" w14:paraId="694A398F" w14:textId="77777777"/>
    <w:p w:rsidR="00C83DD1" w:rsidRDefault="21330BA4" w14:paraId="5F8F1164" w14:textId="1E9D4670">
      <w:pPr>
        <w:pStyle w:val="Heading2"/>
        <w:ind w:left="0" w:firstLine="0"/>
      </w:pPr>
      <w:r w:rsidR="1ED3BE92">
        <w:rPr/>
        <w:t xml:space="preserve"> </w:t>
      </w:r>
      <w:bookmarkStart w:name="_Toc95091635" w:id="1971545292"/>
      <w:r w:rsidR="1ED3BE92">
        <w:rPr/>
        <w:t>Allowable characters</w:t>
      </w:r>
      <w:bookmarkEnd w:id="1971545292"/>
    </w:p>
    <w:p w:rsidR="6A3D3A29" w:rsidP="6A3D3A29" w:rsidRDefault="6A3D3A29" w14:paraId="57F86713" w14:textId="39312C25">
      <w:pPr>
        <w:ind w:left="0" w:firstLine="0"/>
      </w:pPr>
      <w:commentRangeStart w:id="13"/>
      <w:commentRangeStart w:id="2072821351"/>
      <w:commentRangeStart w:id="1346385889"/>
      <w:commentRangeStart w:id="586880767"/>
      <w:r w:rsidR="6A3D3A29">
        <w:rPr/>
        <w:t xml:space="preserve">INSDC GFF3 files must use </w:t>
      </w:r>
      <w:r w:rsidR="6A3D3A29">
        <w:rPr/>
        <w:t>ASCII</w:t>
      </w:r>
      <w:r w:rsidR="6A3D3A29">
        <w:rPr/>
        <w:t xml:space="preserve"> characters. </w:t>
      </w:r>
      <w:commentRangeEnd w:id="13"/>
      <w:r>
        <w:rPr>
          <w:rStyle w:val="CommentReference"/>
        </w:rPr>
        <w:commentReference w:id="13"/>
      </w:r>
      <w:commentRangeEnd w:id="2072821351"/>
      <w:r>
        <w:rPr>
          <w:rStyle w:val="CommentReference"/>
        </w:rPr>
        <w:commentReference w:id="2072821351"/>
      </w:r>
      <w:commentRangeEnd w:id="1346385889"/>
      <w:r>
        <w:rPr>
          <w:rStyle w:val="CommentReference"/>
        </w:rPr>
        <w:commentReference w:id="1346385889"/>
      </w:r>
      <w:commentRangeEnd w:id="586880767"/>
      <w:r>
        <w:rPr>
          <w:rStyle w:val="CommentReference"/>
        </w:rPr>
        <w:commentReference w:id="586880767"/>
      </w:r>
      <w:r w:rsidRPr="6A3D3A29" w:rsidR="6A3D3A29">
        <w:rPr>
          <w:rFonts w:ascii="Arial" w:hAnsi="Arial" w:eastAsia="Arial" w:cs="Arial"/>
          <w:noProof w:val="0"/>
          <w:color w:val="000000" w:themeColor="text1" w:themeTint="FF" w:themeShade="FF"/>
          <w:sz w:val="28"/>
          <w:szCs w:val="28"/>
          <w:lang w:val="en-GB"/>
        </w:rPr>
        <w:t xml:space="preserve">This is a deliberate INSDC restriction </w:t>
      </w:r>
      <w:r w:rsidRPr="6A3D3A29" w:rsidR="6A3D3A29">
        <w:rPr>
          <w:rFonts w:ascii="Arial" w:hAnsi="Arial" w:eastAsia="Arial" w:cs="Arial"/>
          <w:noProof w:val="0"/>
          <w:color w:val="000000" w:themeColor="text1" w:themeTint="FF" w:themeShade="FF"/>
          <w:sz w:val="28"/>
          <w:szCs w:val="28"/>
          <w:lang w:val="en-GB"/>
        </w:rPr>
        <w:t>relative</w:t>
      </w:r>
      <w:r w:rsidRPr="6A3D3A29" w:rsidR="6A3D3A29">
        <w:rPr>
          <w:rFonts w:ascii="Arial" w:hAnsi="Arial" w:eastAsia="Arial" w:cs="Arial"/>
          <w:noProof w:val="0"/>
          <w:color w:val="000000" w:themeColor="text1" w:themeTint="FF" w:themeShade="FF"/>
          <w:sz w:val="28"/>
          <w:szCs w:val="28"/>
          <w:lang w:val="en-GB"/>
        </w:rPr>
        <w:t xml:space="preserve"> to the SO GFF3 recommendation for UTF-8, intended to support consistent validation and exchange across INSDC systems.</w:t>
      </w:r>
    </w:p>
    <w:p w:rsidR="6A3D3A29" w:rsidP="6A3D3A29" w:rsidRDefault="6A3D3A29" w14:paraId="21A7FEF3" w14:textId="13F166F7">
      <w:pPr>
        <w:pStyle w:val="Normal"/>
        <w:ind w:left="0" w:firstLine="0"/>
      </w:pPr>
    </w:p>
    <w:p w:rsidR="00C83DD1" w:rsidRDefault="00C83DD1" w14:paraId="7013E968" w14:textId="77777777">
      <w:pPr>
        <w:ind w:left="0" w:firstLine="0"/>
      </w:pPr>
    </w:p>
    <w:p w:rsidR="00C83DD1" w:rsidRDefault="21330BA4" w14:paraId="46EE234E" w14:textId="22FCC288">
      <w:pPr>
        <w:pStyle w:val="Heading2"/>
        <w:ind w:left="0" w:firstLine="0"/>
      </w:pPr>
      <w:bookmarkStart w:name="_Toc136948990" w:id="2071304705"/>
      <w:r w:rsidR="1ED3BE92">
        <w:rPr/>
        <w:t>Directive Label and Value Changes</w:t>
      </w:r>
      <w:bookmarkEnd w:id="2071304705"/>
    </w:p>
    <w:p w:rsidR="00C83DD1" w:rsidRDefault="00C83DD1" w14:paraId="38CD5029" w14:textId="77777777">
      <w:pPr>
        <w:spacing w:after="120"/>
        <w:ind w:left="0" w:firstLine="0"/>
        <w:rPr>
          <w:rFonts w:ascii="Calibri" w:hAnsi="Calibri" w:eastAsia="Calibri" w:cs="Calibri"/>
          <w:sz w:val="17"/>
          <w:szCs w:val="17"/>
        </w:rPr>
      </w:pPr>
    </w:p>
    <w:p w:rsidR="00C83DD1" w:rsidRDefault="00C83DD1" w14:paraId="37891328" w14:textId="77777777">
      <w:pPr>
        <w:spacing w:after="120"/>
        <w:ind w:left="0" w:firstLine="0"/>
        <w:rPr>
          <w:rFonts w:ascii="Calibri" w:hAnsi="Calibri" w:eastAsia="Calibri" w:cs="Calibri"/>
          <w:sz w:val="17"/>
          <w:szCs w:val="17"/>
        </w:rPr>
      </w:pPr>
    </w:p>
    <w:tbl>
      <w:tblPr>
        <w:tblW w:w="10875" w:type="dxa"/>
        <w:tblLayout w:type="fixed"/>
        <w:tblLook w:val="0600" w:firstRow="0" w:lastRow="0" w:firstColumn="0" w:lastColumn="0" w:noHBand="1" w:noVBand="1"/>
      </w:tblPr>
      <w:tblGrid>
        <w:gridCol w:w="1755"/>
        <w:gridCol w:w="1755"/>
        <w:gridCol w:w="1890"/>
        <w:gridCol w:w="5475"/>
      </w:tblGrid>
      <w:tr w:rsidR="00C83DD1" w:rsidTr="6CEAF04A" w14:paraId="5D6A1488" w14:textId="77777777">
        <w:trPr>
          <w:trHeight w:val="1050"/>
        </w:trPr>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8DB3E2" w:themeFill="text2" w:themeFillTint="66"/>
            <w:tcMar>
              <w:top w:w="60" w:type="dxa"/>
              <w:left w:w="60" w:type="dxa"/>
              <w:bottom w:w="60" w:type="dxa"/>
              <w:right w:w="60" w:type="dxa"/>
            </w:tcMar>
            <w:vAlign w:val="top"/>
          </w:tcPr>
          <w:p w:rsidR="00C83DD1" w:rsidP="46BB9C23" w:rsidRDefault="00114B88" w14:paraId="20B0AC57" w14:textId="77777777">
            <w:pPr>
              <w:spacing w:after="120"/>
              <w:ind w:left="0" w:firstLine="0"/>
              <w:jc w:val="center"/>
              <w:rPr>
                <w:rFonts w:ascii="Calibri" w:hAnsi="Calibri" w:eastAsia="Calibri" w:cs="Calibri"/>
                <w:b w:val="1"/>
                <w:bCs w:val="1"/>
                <w:sz w:val="17"/>
                <w:szCs w:val="17"/>
              </w:rPr>
            </w:pPr>
            <w:r w:rsidRPr="46BB9C23" w:rsidR="46BB9C23">
              <w:rPr>
                <w:rFonts w:ascii="Calibri" w:hAnsi="Calibri" w:eastAsia="Calibri" w:cs="Calibri"/>
                <w:b w:val="1"/>
                <w:bCs w:val="1"/>
                <w:sz w:val="17"/>
                <w:szCs w:val="17"/>
              </w:rPr>
              <w:t>Change</w:t>
            </w:r>
          </w:p>
        </w:tc>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8DB3E2" w:themeFill="text2" w:themeFillTint="66"/>
            <w:tcMar>
              <w:top w:w="60" w:type="dxa"/>
              <w:left w:w="60" w:type="dxa"/>
              <w:bottom w:w="60" w:type="dxa"/>
              <w:right w:w="60" w:type="dxa"/>
            </w:tcMar>
            <w:vAlign w:val="top"/>
          </w:tcPr>
          <w:p w:rsidR="00C83DD1" w:rsidP="46BB9C23" w:rsidRDefault="00114B88" w14:paraId="34D05209" w14:textId="69CC4EE0">
            <w:pPr>
              <w:spacing w:after="120"/>
              <w:ind w:left="0" w:firstLine="0"/>
              <w:jc w:val="center"/>
              <w:rPr>
                <w:rFonts w:ascii="Calibri" w:hAnsi="Calibri" w:eastAsia="Calibri" w:cs="Calibri"/>
                <w:b w:val="1"/>
                <w:bCs w:val="1"/>
                <w:sz w:val="17"/>
                <w:szCs w:val="17"/>
              </w:rPr>
            </w:pPr>
            <w:r w:rsidRPr="46BB9C23" w:rsidR="46BB9C23">
              <w:rPr>
                <w:rFonts w:ascii="Calibri" w:hAnsi="Calibri" w:eastAsia="Calibri" w:cs="Calibri"/>
                <w:b w:val="1"/>
                <w:bCs w:val="1"/>
                <w:sz w:val="17"/>
                <w:szCs w:val="17"/>
              </w:rPr>
              <w:t>Directive Label and value</w:t>
            </w:r>
          </w:p>
        </w:tc>
        <w:tc>
          <w:tcPr>
            <w:tcW w:w="18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8DB3E2" w:themeFill="text2" w:themeFillTint="66"/>
            <w:tcMar>
              <w:top w:w="60" w:type="dxa"/>
              <w:left w:w="60" w:type="dxa"/>
              <w:bottom w:w="60" w:type="dxa"/>
              <w:right w:w="60" w:type="dxa"/>
            </w:tcMar>
            <w:vAlign w:val="top"/>
          </w:tcPr>
          <w:p w:rsidR="00C83DD1" w:rsidP="46BB9C23" w:rsidRDefault="00114B88" w14:paraId="36E7E13C" w14:textId="77777777">
            <w:pPr>
              <w:spacing w:after="120"/>
              <w:ind w:left="0" w:firstLine="0"/>
              <w:jc w:val="center"/>
              <w:rPr>
                <w:rFonts w:ascii="Calibri" w:hAnsi="Calibri" w:eastAsia="Calibri" w:cs="Calibri"/>
                <w:b w:val="1"/>
                <w:bCs w:val="1"/>
                <w:sz w:val="17"/>
                <w:szCs w:val="17"/>
              </w:rPr>
            </w:pPr>
            <w:r w:rsidRPr="46BB9C23" w:rsidR="46BB9C23">
              <w:rPr>
                <w:rFonts w:ascii="Calibri" w:hAnsi="Calibri" w:eastAsia="Calibri" w:cs="Calibri"/>
                <w:b w:val="1"/>
                <w:bCs w:val="1"/>
                <w:sz w:val="17"/>
                <w:szCs w:val="17"/>
              </w:rPr>
              <w:t>Pattern</w:t>
            </w:r>
          </w:p>
        </w:tc>
        <w:tc>
          <w:tcPr>
            <w:tcW w:w="5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8DB3E2" w:themeFill="text2" w:themeFillTint="66"/>
            <w:tcMar>
              <w:top w:w="60" w:type="dxa"/>
              <w:left w:w="60" w:type="dxa"/>
              <w:bottom w:w="60" w:type="dxa"/>
              <w:right w:w="60" w:type="dxa"/>
            </w:tcMar>
            <w:vAlign w:val="top"/>
          </w:tcPr>
          <w:p w:rsidR="00C83DD1" w:rsidP="46BB9C23" w:rsidRDefault="00114B88" w14:paraId="78B89CF3" w14:textId="77777777">
            <w:pPr>
              <w:spacing w:after="120"/>
              <w:ind w:left="0" w:firstLine="0"/>
              <w:jc w:val="center"/>
              <w:rPr>
                <w:rFonts w:ascii="Calibri" w:hAnsi="Calibri" w:eastAsia="Calibri" w:cs="Calibri"/>
                <w:b w:val="1"/>
                <w:bCs w:val="1"/>
                <w:sz w:val="17"/>
                <w:szCs w:val="17"/>
              </w:rPr>
            </w:pPr>
            <w:r w:rsidRPr="46BB9C23" w:rsidR="46BB9C23">
              <w:rPr>
                <w:rFonts w:ascii="Calibri" w:hAnsi="Calibri" w:eastAsia="Calibri" w:cs="Calibri"/>
                <w:b w:val="1"/>
                <w:bCs w:val="1"/>
                <w:sz w:val="17"/>
                <w:szCs w:val="17"/>
              </w:rPr>
              <w:t>Comment</w:t>
            </w:r>
          </w:p>
        </w:tc>
      </w:tr>
      <w:tr w:rsidR="04245955" w:rsidTr="6CEAF04A" w14:paraId="1FE9CCAD" w14:textId="77777777">
        <w:trPr>
          <w:trHeight w:val="1425"/>
        </w:trPr>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tcMar>
              <w:top w:w="60" w:type="dxa"/>
              <w:left w:w="60" w:type="dxa"/>
              <w:bottom w:w="60" w:type="dxa"/>
              <w:right w:w="60" w:type="dxa"/>
            </w:tcMar>
          </w:tcPr>
          <w:p w:rsidR="04245955" w:rsidP="04245955" w:rsidRDefault="04245955" w14:paraId="646C6C13" w14:textId="5518242C">
            <w:pPr>
              <w:ind w:left="0" w:firstLine="0"/>
              <w:rPr>
                <w:rFonts w:ascii="Calibri" w:hAnsi="Calibri" w:eastAsia="Calibri" w:cs="Calibri"/>
                <w:sz w:val="17"/>
                <w:szCs w:val="17"/>
              </w:rPr>
            </w:pPr>
            <w:commentRangeStart w:id="15"/>
            <w:r w:rsidRPr="4E038879" w:rsidR="4E038879">
              <w:rPr>
                <w:rFonts w:ascii="Calibri" w:hAnsi="Calibri" w:eastAsia="Calibri" w:cs="Calibri"/>
                <w:sz w:val="17"/>
                <w:szCs w:val="17"/>
              </w:rPr>
              <w:t>Additional</w:t>
            </w:r>
            <w:r w:rsidRPr="4E038879" w:rsidR="4E038879">
              <w:rPr>
                <w:rFonts w:ascii="Calibri" w:hAnsi="Calibri" w:eastAsia="Calibri" w:cs="Calibri"/>
                <w:sz w:val="17"/>
                <w:szCs w:val="17"/>
              </w:rPr>
              <w:t xml:space="preserve"> directive, optional for submission, but</w:t>
            </w:r>
            <w:r w:rsidRPr="4E038879" w:rsidR="4E038879">
              <w:rPr>
                <w:rFonts w:ascii="Calibri" w:hAnsi="Calibri" w:eastAsia="Calibri" w:cs="Calibri"/>
                <w:sz w:val="17"/>
                <w:szCs w:val="17"/>
              </w:rPr>
              <w:t xml:space="preserve"> mandatory within INSDC</w:t>
            </w:r>
          </w:p>
        </w:tc>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tcMar>
              <w:top w:w="60" w:type="dxa"/>
              <w:left w:w="60" w:type="dxa"/>
              <w:bottom w:w="60" w:type="dxa"/>
              <w:right w:w="60" w:type="dxa"/>
            </w:tcMar>
          </w:tcPr>
          <w:p w:rsidR="04245955" w:rsidP="04245955" w:rsidRDefault="04245955" w14:paraId="7BE79050" w14:textId="4363CF73">
            <w:pPr>
              <w:spacing w:after="120"/>
              <w:ind w:left="0" w:firstLine="0"/>
              <w:rPr>
                <w:rFonts w:ascii="Calibri" w:hAnsi="Calibri" w:eastAsia="Calibri" w:cs="Calibri"/>
                <w:sz w:val="17"/>
                <w:szCs w:val="17"/>
              </w:rPr>
            </w:pPr>
            <w:r w:rsidRPr="04245955">
              <w:rPr>
                <w:rFonts w:ascii="Calibri" w:hAnsi="Calibri" w:eastAsia="Calibri" w:cs="Calibri"/>
                <w:sz w:val="17"/>
                <w:szCs w:val="17"/>
              </w:rPr>
              <w:t>#!insdc-gff-version X.Y.Z</w:t>
            </w:r>
          </w:p>
          <w:p w:rsidR="04245955" w:rsidP="04245955" w:rsidRDefault="04245955" w14:paraId="74FBE500" w14:textId="707621D2">
            <w:pPr>
              <w:ind w:firstLine="0"/>
              <w:rPr>
                <w:rFonts w:ascii="Aptos Narrow" w:hAnsi="Aptos Narrow" w:eastAsia="Aptos Narrow" w:cs="Aptos Narrow"/>
                <w:color w:val="242424"/>
                <w:sz w:val="22"/>
                <w:szCs w:val="22"/>
              </w:rPr>
            </w:pPr>
          </w:p>
        </w:tc>
        <w:tc>
          <w:tcPr>
            <w:tcW w:w="18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60" w:type="dxa"/>
              <w:left w:w="60" w:type="dxa"/>
              <w:bottom w:w="60" w:type="dxa"/>
              <w:right w:w="60" w:type="dxa"/>
            </w:tcMar>
          </w:tcPr>
          <w:p w:rsidR="04245955" w:rsidP="6A3D3A29" w:rsidRDefault="7304FEFE" w14:paraId="7C75AD90" w14:textId="6C039835">
            <w:pPr>
              <w:ind w:left="0" w:hanging="0"/>
              <w:rPr>
                <w:rFonts w:ascii="Calibri" w:hAnsi="Calibri" w:eastAsia="Calibri" w:cs="Calibri"/>
                <w:noProof w:val="0"/>
                <w:color w:val="000000" w:themeColor="text1" w:themeTint="FF" w:themeShade="FF"/>
                <w:sz w:val="17"/>
                <w:szCs w:val="17"/>
                <w:lang w:val="en-GB"/>
              </w:rPr>
            </w:pPr>
            <w:r w:rsidRPr="6A3D3A29" w:rsidR="6A3D3A29">
              <w:rPr>
                <w:rFonts w:ascii="Calibri" w:hAnsi="Calibri" w:eastAsia="Calibri" w:cs="Calibri"/>
                <w:noProof w:val="0"/>
                <w:color w:val="000000" w:themeColor="text1" w:themeTint="FF" w:themeShade="FF"/>
                <w:sz w:val="17"/>
                <w:szCs w:val="17"/>
                <w:lang w:val="en-GB"/>
              </w:rPr>
              <w:t>^#!</w:t>
            </w:r>
            <w:r w:rsidRPr="6A3D3A29" w:rsidR="6A3D3A29">
              <w:rPr>
                <w:rFonts w:ascii="Calibri" w:hAnsi="Calibri" w:eastAsia="Calibri" w:cs="Calibri"/>
                <w:noProof w:val="0"/>
                <w:color w:val="000000" w:themeColor="text1" w:themeTint="FF" w:themeShade="FF"/>
                <w:sz w:val="17"/>
                <w:szCs w:val="17"/>
                <w:lang w:val="en-GB"/>
              </w:rPr>
              <w:t>insdc</w:t>
            </w:r>
            <w:r w:rsidRPr="6A3D3A29" w:rsidR="6A3D3A29">
              <w:rPr>
                <w:rFonts w:ascii="Calibri" w:hAnsi="Calibri" w:eastAsia="Calibri" w:cs="Calibri"/>
                <w:noProof w:val="0"/>
                <w:color w:val="000000" w:themeColor="text1" w:themeTint="FF" w:themeShade="FF"/>
                <w:sz w:val="17"/>
                <w:szCs w:val="17"/>
                <w:lang w:val="en-GB"/>
              </w:rPr>
              <w:t>-</w:t>
            </w:r>
            <w:r w:rsidRPr="6A3D3A29" w:rsidR="6A3D3A29">
              <w:rPr>
                <w:rFonts w:ascii="Calibri" w:hAnsi="Calibri" w:eastAsia="Calibri" w:cs="Calibri"/>
                <w:noProof w:val="0"/>
                <w:color w:val="000000" w:themeColor="text1" w:themeTint="FF" w:themeShade="FF"/>
                <w:sz w:val="17"/>
                <w:szCs w:val="17"/>
                <w:lang w:val="en-GB"/>
              </w:rPr>
              <w:t>gff</w:t>
            </w:r>
            <w:r w:rsidRPr="6A3D3A29" w:rsidR="6A3D3A29">
              <w:rPr>
                <w:rFonts w:ascii="Calibri" w:hAnsi="Calibri" w:eastAsia="Calibri" w:cs="Calibri"/>
                <w:noProof w:val="0"/>
                <w:color w:val="000000" w:themeColor="text1" w:themeTint="FF" w:themeShade="FF"/>
                <w:sz w:val="17"/>
                <w:szCs w:val="17"/>
                <w:lang w:val="en-GB"/>
              </w:rPr>
              <w:t>-</w:t>
            </w:r>
            <w:r w:rsidRPr="6A3D3A29" w:rsidR="6A3D3A29">
              <w:rPr>
                <w:rFonts w:ascii="Calibri" w:hAnsi="Calibri" w:eastAsia="Calibri" w:cs="Calibri"/>
                <w:noProof w:val="0"/>
                <w:color w:val="000000" w:themeColor="text1" w:themeTint="FF" w:themeShade="FF"/>
                <w:sz w:val="17"/>
                <w:szCs w:val="17"/>
                <w:lang w:val="en-GB"/>
              </w:rPr>
              <w:t>version[</w:t>
            </w:r>
            <w:r w:rsidRPr="6A3D3A29" w:rsidR="6A3D3A29">
              <w:rPr>
                <w:rFonts w:ascii="Calibri" w:hAnsi="Calibri" w:eastAsia="Calibri" w:cs="Calibri"/>
                <w:noProof w:val="0"/>
                <w:color w:val="000000" w:themeColor="text1" w:themeTint="FF" w:themeShade="FF"/>
                <w:sz w:val="17"/>
                <w:szCs w:val="17"/>
                <w:lang w:val="en-GB"/>
              </w:rPr>
              <w:t xml:space="preserve"> \</w:t>
            </w:r>
            <w:r w:rsidRPr="6A3D3A29" w:rsidR="6A3D3A29">
              <w:rPr>
                <w:rFonts w:ascii="Calibri" w:hAnsi="Calibri" w:eastAsia="Calibri" w:cs="Calibri"/>
                <w:noProof w:val="0"/>
                <w:color w:val="000000" w:themeColor="text1" w:themeTint="FF" w:themeShade="FF"/>
                <w:sz w:val="17"/>
                <w:szCs w:val="17"/>
                <w:lang w:val="en-GB"/>
              </w:rPr>
              <w:t>t]+</w:t>
            </w:r>
            <w:r w:rsidRPr="6A3D3A29" w:rsidR="6A3D3A29">
              <w:rPr>
                <w:rFonts w:ascii="Calibri" w:hAnsi="Calibri" w:eastAsia="Calibri" w:cs="Calibri"/>
                <w:noProof w:val="0"/>
                <w:color w:val="000000" w:themeColor="text1" w:themeTint="FF" w:themeShade="FF"/>
                <w:sz w:val="17"/>
                <w:szCs w:val="17"/>
                <w:lang w:val="en-GB"/>
              </w:rPr>
              <w:t>[0-</w:t>
            </w:r>
            <w:r w:rsidRPr="6A3D3A29" w:rsidR="6A3D3A29">
              <w:rPr>
                <w:rFonts w:ascii="Calibri" w:hAnsi="Calibri" w:eastAsia="Calibri" w:cs="Calibri"/>
                <w:noProof w:val="0"/>
                <w:color w:val="000000" w:themeColor="text1" w:themeTint="FF" w:themeShade="FF"/>
                <w:sz w:val="17"/>
                <w:szCs w:val="17"/>
                <w:lang w:val="en-GB"/>
              </w:rPr>
              <w:t>9]+(</w:t>
            </w:r>
            <w:r w:rsidRPr="6A3D3A29" w:rsidR="6A3D3A29">
              <w:rPr>
                <w:rFonts w:ascii="Calibri" w:hAnsi="Calibri" w:eastAsia="Calibri" w:cs="Calibri"/>
                <w:noProof w:val="0"/>
                <w:color w:val="000000" w:themeColor="text1" w:themeTint="FF" w:themeShade="FF"/>
                <w:sz w:val="17"/>
                <w:szCs w:val="17"/>
                <w:lang w:val="en-GB"/>
              </w:rPr>
              <w:t>\.[</w:t>
            </w:r>
            <w:r w:rsidRPr="6A3D3A29" w:rsidR="6A3D3A29">
              <w:rPr>
                <w:rFonts w:ascii="Calibri" w:hAnsi="Calibri" w:eastAsia="Calibri" w:cs="Calibri"/>
                <w:noProof w:val="0"/>
                <w:color w:val="000000" w:themeColor="text1" w:themeTint="FF" w:themeShade="FF"/>
                <w:sz w:val="17"/>
                <w:szCs w:val="17"/>
                <w:lang w:val="en-GB"/>
              </w:rPr>
              <w:t>0-</w:t>
            </w:r>
            <w:r w:rsidRPr="6A3D3A29" w:rsidR="6A3D3A29">
              <w:rPr>
                <w:rFonts w:ascii="Calibri" w:hAnsi="Calibri" w:eastAsia="Calibri" w:cs="Calibri"/>
                <w:noProof w:val="0"/>
                <w:color w:val="000000" w:themeColor="text1" w:themeTint="FF" w:themeShade="FF"/>
                <w:sz w:val="17"/>
                <w:szCs w:val="17"/>
                <w:lang w:val="en-GB"/>
              </w:rPr>
              <w:t>9]+</w:t>
            </w:r>
            <w:r w:rsidRPr="6A3D3A29" w:rsidR="6A3D3A29">
              <w:rPr>
                <w:rFonts w:ascii="Calibri" w:hAnsi="Calibri" w:eastAsia="Calibri" w:cs="Calibri"/>
                <w:noProof w:val="0"/>
                <w:color w:val="000000" w:themeColor="text1" w:themeTint="FF" w:themeShade="FF"/>
                <w:sz w:val="17"/>
                <w:szCs w:val="17"/>
                <w:lang w:val="en-GB"/>
              </w:rPr>
              <w:t>){</w:t>
            </w:r>
            <w:r w:rsidRPr="6A3D3A29" w:rsidR="6A3D3A29">
              <w:rPr>
                <w:rFonts w:ascii="Calibri" w:hAnsi="Calibri" w:eastAsia="Calibri" w:cs="Calibri"/>
                <w:noProof w:val="0"/>
                <w:color w:val="000000" w:themeColor="text1" w:themeTint="FF" w:themeShade="FF"/>
                <w:sz w:val="17"/>
                <w:szCs w:val="17"/>
                <w:lang w:val="en-GB"/>
              </w:rPr>
              <w:t>0,</w:t>
            </w:r>
            <w:r w:rsidRPr="6A3D3A29" w:rsidR="6A3D3A29">
              <w:rPr>
                <w:rFonts w:ascii="Calibri" w:hAnsi="Calibri" w:eastAsia="Calibri" w:cs="Calibri"/>
                <w:noProof w:val="0"/>
                <w:color w:val="000000" w:themeColor="text1" w:themeTint="FF" w:themeShade="FF"/>
                <w:sz w:val="17"/>
                <w:szCs w:val="17"/>
                <w:lang w:val="en-GB"/>
              </w:rPr>
              <w:t>2}$</w:t>
            </w:r>
          </w:p>
          <w:p w:rsidR="04245955" w:rsidP="6A3D3A29" w:rsidRDefault="7304FEFE" w14:paraId="465D291D" w14:textId="2B501EBD">
            <w:pPr>
              <w:pStyle w:val="Normal"/>
              <w:ind w:left="0" w:hanging="0"/>
            </w:pPr>
          </w:p>
          <w:p w:rsidR="04245955" w:rsidP="6A3D3A29" w:rsidRDefault="7304FEFE" w14:paraId="7B41F901" w14:textId="07F92F88">
            <w:pPr>
              <w:pStyle w:val="Normal"/>
              <w:ind w:left="0" w:firstLine="0"/>
            </w:pPr>
          </w:p>
        </w:tc>
        <w:tc>
          <w:tcPr>
            <w:tcW w:w="5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tcMar>
              <w:top w:w="60" w:type="dxa"/>
              <w:left w:w="60" w:type="dxa"/>
              <w:bottom w:w="60" w:type="dxa"/>
              <w:right w:w="60" w:type="dxa"/>
            </w:tcMar>
          </w:tcPr>
          <w:p w:rsidR="04245955" w:rsidP="4E038879" w:rsidRDefault="04245955" w14:paraId="2962A7D2" w14:textId="7886FDCC">
            <w:pPr>
              <w:pStyle w:val="Normal"/>
              <w:ind w:left="0" w:hanging="0"/>
              <w:rPr>
                <w:color w:val="000000" w:themeColor="text1"/>
                <w:sz w:val="19"/>
                <w:szCs w:val="19"/>
              </w:rPr>
            </w:pPr>
            <w:r w:rsidRPr="4E038879" w:rsidR="4E038879">
              <w:rPr>
                <w:rFonts w:ascii="Calibri" w:hAnsi="Calibri" w:eastAsia="Calibri" w:cs="Calibri"/>
                <w:sz w:val="17"/>
                <w:szCs w:val="17"/>
              </w:rPr>
              <w:t xml:space="preserve">This is provided in addition to the standard </w:t>
            </w:r>
            <w:r w:rsidRPr="4E038879" w:rsidR="4E038879">
              <w:rPr>
                <w:rFonts w:ascii="Calibri" w:hAnsi="Calibri" w:eastAsia="Calibri" w:cs="Calibri"/>
                <w:noProof w:val="0"/>
                <w:color w:val="000000" w:themeColor="text1" w:themeTint="FF" w:themeShade="FF"/>
                <w:sz w:val="17"/>
                <w:szCs w:val="17"/>
                <w:lang w:val="en-GB"/>
              </w:rPr>
              <w:t>##gff-version</w:t>
            </w:r>
            <w:r w:rsidRPr="4E038879" w:rsidR="4E038879">
              <w:rPr>
                <w:rFonts w:ascii="Calibri" w:hAnsi="Calibri" w:eastAsia="Calibri" w:cs="Calibri"/>
                <w:sz w:val="17"/>
                <w:szCs w:val="17"/>
              </w:rPr>
              <w:t xml:space="preserve"> directive </w:t>
            </w:r>
            <w:commentRangeStart w:id="480356429"/>
            <w:commentRangeEnd w:id="480356429"/>
            <w:r>
              <w:rPr>
                <w:rStyle w:val="CommentReference"/>
              </w:rPr>
              <w:commentReference w:id="480356429"/>
            </w:r>
            <w:commentRangeEnd w:id="15"/>
            <w:r>
              <w:rPr>
                <w:rStyle w:val="CommentReference"/>
              </w:rPr>
              <w:commentReference w:id="15"/>
            </w:r>
            <w:r w:rsidRPr="4E038879" w:rsidR="4E038879">
              <w:rPr>
                <w:color w:val="000000" w:themeColor="text1" w:themeTint="FF" w:themeShade="FF"/>
                <w:sz w:val="17"/>
                <w:szCs w:val="17"/>
              </w:rPr>
              <w:t xml:space="preserve">to enable easier handling and allow INSDC to make future breaking changes, </w:t>
            </w:r>
          </w:p>
        </w:tc>
      </w:tr>
      <w:tr w:rsidR="7304FEFE" w:rsidTr="6CEAF04A" w14:paraId="459FB976" w14:textId="77777777">
        <w:trPr>
          <w:trHeight w:val="1425"/>
        </w:trPr>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tcMar>
              <w:top w:w="60" w:type="dxa"/>
              <w:left w:w="60" w:type="dxa"/>
              <w:bottom w:w="60" w:type="dxa"/>
              <w:right w:w="60" w:type="dxa"/>
            </w:tcMar>
          </w:tcPr>
          <w:p w:rsidR="7304FEFE" w:rsidP="7304FEFE" w:rsidRDefault="7304FEFE" w14:paraId="15B9DBD6" w14:textId="1646B384">
            <w:pPr>
              <w:ind w:left="360"/>
              <w:rPr>
                <w:rFonts w:asciiTheme="majorHAnsi" w:hAnsiTheme="majorHAnsi" w:eastAsiaTheme="majorEastAsia" w:cstheme="majorBidi"/>
                <w:sz w:val="17"/>
                <w:szCs w:val="17"/>
              </w:rPr>
            </w:pPr>
            <w:commentRangeStart w:id="16"/>
            <w:commentRangeStart w:id="1825953309"/>
            <w:r w:rsidRPr="41A567B9" w:rsidR="41A567B9">
              <w:rPr>
                <w:rFonts w:ascii="Calibri" w:hAnsi="Calibri" w:eastAsia="ＭＳ ゴシック" w:cs="Times New Roman" w:asciiTheme="majorAscii" w:hAnsiTheme="majorAscii" w:eastAsiaTheme="majorEastAsia" w:cstheme="majorBidi"/>
                <w:i w:val="1"/>
                <w:iCs w:val="1"/>
                <w:color w:val="1F2328"/>
                <w:sz w:val="17"/>
                <w:szCs w:val="17"/>
              </w:rPr>
              <w:t>##species NCBI_Taxonomy_URI</w:t>
            </w:r>
            <w:r w:rsidRPr="41A567B9" w:rsidR="41A567B9">
              <w:rPr>
                <w:rFonts w:ascii="Calibri" w:hAnsi="Calibri" w:eastAsia="ＭＳ ゴシック" w:cs="Times New Roman" w:asciiTheme="majorAscii" w:hAnsiTheme="majorAscii" w:eastAsiaTheme="majorEastAsia" w:cstheme="majorBidi"/>
                <w:sz w:val="17"/>
                <w:szCs w:val="17"/>
              </w:rPr>
              <w:t xml:space="preserve"> </w:t>
            </w:r>
          </w:p>
          <w:p w:rsidR="7304FEFE" w:rsidP="4E038879" w:rsidRDefault="7304FEFE" w14:paraId="48883040" w14:textId="672FA38A">
            <w:pPr>
              <w:ind w:left="0" w:firstLine="0"/>
              <w:rPr>
                <w:rFonts w:ascii="Calibri" w:hAnsi="Calibri" w:eastAsia="ＭＳ ゴシック" w:cs="Times New Roman" w:asciiTheme="majorAscii" w:hAnsiTheme="majorAscii" w:eastAsiaTheme="majorEastAsia" w:cstheme="majorBidi"/>
                <w:sz w:val="17"/>
                <w:szCs w:val="17"/>
              </w:rPr>
            </w:pPr>
            <w:commentRangeEnd w:id="16"/>
            <w:r>
              <w:rPr>
                <w:rStyle w:val="CommentReference"/>
              </w:rPr>
              <w:commentReference w:id="16"/>
            </w:r>
            <w:commentRangeEnd w:id="1825953309"/>
            <w:r>
              <w:rPr>
                <w:rStyle w:val="CommentReference"/>
              </w:rPr>
              <w:commentReference w:id="1825953309"/>
            </w:r>
            <w:r w:rsidRPr="4E038879" w:rsidR="4E038879">
              <w:rPr>
                <w:rFonts w:ascii="Calibri" w:hAnsi="Calibri" w:eastAsia="ＭＳ ゴシック" w:cs="Times New Roman" w:asciiTheme="majorAscii" w:hAnsiTheme="majorAscii" w:eastAsiaTheme="majorEastAsia" w:cstheme="majorBidi"/>
                <w:sz w:val="17"/>
                <w:szCs w:val="17"/>
              </w:rPr>
              <w:t xml:space="preserve">Using </w:t>
            </w:r>
            <w:r w:rsidRPr="4E038879" w:rsidR="4E038879">
              <w:rPr>
                <w:rFonts w:ascii="Calibri" w:hAnsi="Calibri" w:eastAsia="ＭＳ ゴシック" w:cs="Times New Roman" w:asciiTheme="majorAscii" w:hAnsiTheme="majorAscii" w:eastAsiaTheme="majorEastAsia" w:cstheme="majorBidi"/>
                <w:sz w:val="17"/>
                <w:szCs w:val="17"/>
              </w:rPr>
              <w:t>taxid</w:t>
            </w:r>
            <w:r w:rsidRPr="4E038879" w:rsidR="4E038879">
              <w:rPr>
                <w:rFonts w:ascii="Calibri" w:hAnsi="Calibri" w:eastAsia="ＭＳ ゴシック" w:cs="Times New Roman" w:asciiTheme="majorAscii" w:hAnsiTheme="majorAscii" w:eastAsiaTheme="majorEastAsia" w:cstheme="majorBidi"/>
                <w:sz w:val="17"/>
                <w:szCs w:val="17"/>
              </w:rPr>
              <w:t xml:space="preserve"> (not name)</w:t>
            </w:r>
          </w:p>
        </w:tc>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tcMar>
              <w:top w:w="60" w:type="dxa"/>
              <w:left w:w="60" w:type="dxa"/>
              <w:bottom w:w="60" w:type="dxa"/>
              <w:right w:w="60" w:type="dxa"/>
            </w:tcMar>
          </w:tcPr>
          <w:p w:rsidR="7304FEFE" w:rsidP="7304FEFE" w:rsidRDefault="7304FEFE" w14:paraId="35267766" w14:textId="15097638">
            <w:pPr>
              <w:ind w:left="360"/>
              <w:rPr>
                <w:rFonts w:ascii="-apple-system" w:hAnsi="-apple-system" w:eastAsia="-apple-system" w:cs="-apple-system"/>
                <w:color w:val="1F2328"/>
                <w:sz w:val="17"/>
                <w:szCs w:val="17"/>
              </w:rPr>
            </w:pPr>
            <w:hyperlink r:id="rId10">
              <w:r w:rsidRPr="7304FEFE">
                <w:rPr>
                  <w:rStyle w:val="Hyperlink"/>
                  <w:rFonts w:asciiTheme="majorHAnsi" w:hAnsiTheme="majorHAnsi" w:eastAsiaTheme="majorEastAsia" w:cstheme="majorBidi"/>
                  <w:sz w:val="17"/>
                  <w:szCs w:val="17"/>
                </w:rPr>
                <w:t>http://www.ncbi.nlm.nih.gov/Taxonomy/Browser/wwwtax.cgi?id=6239</w:t>
              </w:r>
            </w:hyperlink>
            <w:r w:rsidRPr="7304FEFE">
              <w:rPr>
                <w:rFonts w:asciiTheme="majorHAnsi" w:hAnsiTheme="majorHAnsi" w:eastAsiaTheme="majorEastAsia" w:cstheme="majorBidi"/>
                <w:color w:val="1F2328"/>
                <w:sz w:val="17"/>
                <w:szCs w:val="17"/>
              </w:rPr>
              <w:t xml:space="preserve">  </w:t>
            </w:r>
          </w:p>
          <w:p w:rsidR="7304FEFE" w:rsidP="7304FEFE" w:rsidRDefault="7304FEFE" w14:paraId="29422ECD" w14:textId="718D6091">
            <w:pPr>
              <w:ind w:firstLine="0"/>
              <w:rPr>
                <w:rFonts w:ascii="Calibri" w:hAnsi="Calibri" w:eastAsia="Calibri" w:cs="Calibri"/>
                <w:sz w:val="17"/>
                <w:szCs w:val="17"/>
              </w:rPr>
            </w:pPr>
          </w:p>
        </w:tc>
        <w:tc>
          <w:tcPr>
            <w:tcW w:w="18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60" w:type="dxa"/>
              <w:left w:w="60" w:type="dxa"/>
              <w:bottom w:w="60" w:type="dxa"/>
              <w:right w:w="60" w:type="dxa"/>
            </w:tcMar>
          </w:tcPr>
          <w:p w:rsidR="7304FEFE" w:rsidP="6A3D3A29" w:rsidRDefault="7304FEFE" w14:paraId="6B046194" w14:textId="4E403E96">
            <w:pPr>
              <w:ind w:left="360"/>
              <w:rPr>
                <w:rFonts w:ascii="Calibri" w:hAnsi="Calibri" w:eastAsia="ＭＳ ゴシック" w:cs="Times New Roman" w:asciiTheme="majorAscii" w:hAnsiTheme="majorAscii" w:eastAsiaTheme="majorEastAsia" w:cstheme="majorBidi"/>
                <w:color w:val="1F2328"/>
                <w:sz w:val="16"/>
                <w:szCs w:val="16"/>
              </w:rPr>
            </w:pPr>
            <w:r w:rsidRPr="6A3D3A29" w:rsidR="6A3D3A29">
              <w:rPr>
                <w:rFonts w:ascii="Calibri" w:hAnsi="Calibri" w:eastAsia="ＭＳ ゴシック" w:cs="Times New Roman" w:asciiTheme="majorAscii" w:hAnsiTheme="majorAscii" w:eastAsiaTheme="majorEastAsia" w:cstheme="majorBidi"/>
                <w:i w:val="1"/>
                <w:iCs w:val="1"/>
                <w:color w:val="1F2328"/>
                <w:sz w:val="16"/>
                <w:szCs w:val="16"/>
              </w:rPr>
              <w:t xml:space="preserve">^##species  </w:t>
            </w:r>
            <w:r w:rsidRPr="6A3D3A29" w:rsidR="6A3D3A29">
              <w:rPr>
                <w:rFonts w:ascii="Calibri" w:hAnsi="Calibri" w:eastAsia="ＭＳ ゴシック" w:cs="Times New Roman" w:asciiTheme="majorAscii" w:hAnsiTheme="majorAscii" w:eastAsiaTheme="majorEastAsia" w:cstheme="majorBidi"/>
                <w:i w:val="1"/>
                <w:iCs w:val="1"/>
                <w:color w:val="1F2328"/>
                <w:sz w:val="16"/>
                <w:szCs w:val="16"/>
              </w:rPr>
              <w:t>NCBI_Taxonomy_URI</w:t>
            </w:r>
            <w:r w:rsidRPr="6A3D3A29" w:rsidR="6A3D3A29">
              <w:rPr>
                <w:rFonts w:ascii="Calibri" w:hAnsi="Calibri" w:eastAsia="ＭＳ ゴシック" w:cs="Times New Roman" w:asciiTheme="majorAscii" w:hAnsiTheme="majorAscii" w:eastAsiaTheme="majorEastAsia" w:cstheme="majorBidi"/>
                <w:i w:val="1"/>
                <w:iCs w:val="1"/>
                <w:color w:val="1F2328"/>
                <w:sz w:val="16"/>
                <w:szCs w:val="16"/>
              </w:rPr>
              <w:t xml:space="preserve"> </w:t>
            </w:r>
            <w:hyperlink r:id="Red1eb7752b7d4502">
              <w:r w:rsidRPr="6A3D3A29" w:rsidR="6A3D3A29">
                <w:rPr>
                  <w:rStyle w:val="Hyperlink"/>
                  <w:rFonts w:ascii="Calibri" w:hAnsi="Calibri" w:eastAsia="ＭＳ ゴシック" w:cs="Times New Roman" w:asciiTheme="majorAscii" w:hAnsiTheme="majorAscii" w:eastAsiaTheme="majorEastAsia" w:cstheme="majorBidi"/>
                  <w:color w:val="1F2328"/>
                  <w:sz w:val="16"/>
                  <w:szCs w:val="16"/>
                </w:rPr>
                <w:t>http://www.ncbi.nlm.nih.gov/Taxonomy/Browser/wwwtax.cgi?id=</w:t>
              </w:r>
            </w:hyperlink>
            <w:r w:rsidRPr="6A3D3A29" w:rsidR="6A3D3A29">
              <w:rPr>
                <w:rFonts w:ascii="Calibri" w:hAnsi="Calibri" w:eastAsia="ＭＳ ゴシック" w:cs="Times New Roman" w:asciiTheme="majorAscii" w:hAnsiTheme="majorAscii" w:eastAsiaTheme="majorEastAsia" w:cstheme="majorBidi"/>
                <w:color w:val="1F2328"/>
                <w:sz w:val="16"/>
                <w:szCs w:val="16"/>
              </w:rPr>
              <w:t>[0-</w:t>
            </w:r>
            <w:r w:rsidRPr="6A3D3A29" w:rsidR="6A3D3A29">
              <w:rPr>
                <w:rFonts w:ascii="Calibri" w:hAnsi="Calibri" w:eastAsia="ＭＳ ゴシック" w:cs="Times New Roman" w:asciiTheme="majorAscii" w:hAnsiTheme="majorAscii" w:eastAsiaTheme="majorEastAsia" w:cstheme="majorBidi"/>
                <w:color w:val="1F2328"/>
                <w:sz w:val="16"/>
                <w:szCs w:val="16"/>
              </w:rPr>
              <w:t>9]+</w:t>
            </w:r>
          </w:p>
          <w:p w:rsidR="7304FEFE" w:rsidP="7304FEFE" w:rsidRDefault="7304FEFE" w14:paraId="3809F8E1" w14:textId="538F9C2C">
            <w:pPr>
              <w:ind w:left="360"/>
              <w:rPr>
                <w:rFonts w:asciiTheme="majorHAnsi" w:hAnsiTheme="majorHAnsi" w:eastAsiaTheme="majorEastAsia" w:cstheme="majorBidi"/>
                <w:i/>
                <w:iCs/>
                <w:color w:val="1F2328"/>
                <w:sz w:val="17"/>
                <w:szCs w:val="17"/>
              </w:rPr>
            </w:pPr>
          </w:p>
          <w:p w:rsidR="7304FEFE" w:rsidP="7304FEFE" w:rsidRDefault="7304FEFE" w14:paraId="222C62C0" w14:textId="16642DF0">
            <w:pPr>
              <w:ind w:left="0" w:firstLine="0"/>
              <w:rPr>
                <w:rFonts w:ascii="Calibri" w:hAnsi="Calibri" w:eastAsia="Calibri" w:cs="Calibri"/>
                <w:sz w:val="17"/>
                <w:szCs w:val="17"/>
              </w:rPr>
            </w:pPr>
          </w:p>
        </w:tc>
        <w:tc>
          <w:tcPr>
            <w:tcW w:w="5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tcMar>
              <w:top w:w="60" w:type="dxa"/>
              <w:left w:w="60" w:type="dxa"/>
              <w:bottom w:w="60" w:type="dxa"/>
              <w:right w:w="60" w:type="dxa"/>
            </w:tcMar>
          </w:tcPr>
          <w:p w:rsidR="7304FEFE" w:rsidP="7304FEFE" w:rsidRDefault="7304FEFE" w14:paraId="55CAE460" w14:textId="44498539">
            <w:pPr>
              <w:ind w:left="0" w:firstLine="0"/>
              <w:rPr>
                <w:rFonts w:ascii="Calibri" w:hAnsi="Calibri" w:eastAsia="Calibri" w:cs="Calibri"/>
                <w:sz w:val="17"/>
                <w:szCs w:val="17"/>
              </w:rPr>
            </w:pPr>
            <w:r w:rsidRPr="4E038879" w:rsidR="4E038879">
              <w:rPr>
                <w:rFonts w:ascii="Calibri" w:hAnsi="Calibri" w:eastAsia="Calibri" w:cs="Calibri"/>
                <w:sz w:val="17"/>
                <w:szCs w:val="17"/>
              </w:rPr>
              <w:t>Used according to the base GFF3 specification. Needed for proper annotation validation.</w:t>
            </w:r>
          </w:p>
        </w:tc>
      </w:tr>
      <w:tr w:rsidR="00C83DD1" w:rsidTr="6CEAF04A" w14:paraId="7E26C4AF" w14:textId="77777777">
        <w:trPr>
          <w:trHeight w:val="1425"/>
        </w:trPr>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tcMar>
              <w:top w:w="60" w:type="dxa"/>
              <w:left w:w="60" w:type="dxa"/>
              <w:bottom w:w="60" w:type="dxa"/>
              <w:right w:w="60" w:type="dxa"/>
            </w:tcMar>
          </w:tcPr>
          <w:p w:rsidR="00C83DD1" w:rsidRDefault="04245955" w14:paraId="49A281CB" w14:textId="58BEB9ED">
            <w:pPr>
              <w:spacing w:after="120"/>
              <w:ind w:left="0" w:firstLine="0"/>
              <w:rPr>
                <w:rFonts w:ascii="Calibri" w:hAnsi="Calibri" w:eastAsia="Calibri" w:cs="Calibri"/>
                <w:sz w:val="17"/>
                <w:szCs w:val="17"/>
              </w:rPr>
            </w:pPr>
            <w:r w:rsidRPr="04245955">
              <w:rPr>
                <w:rFonts w:ascii="Calibri" w:hAnsi="Calibri" w:eastAsia="Calibri" w:cs="Calibri"/>
                <w:sz w:val="17"/>
                <w:szCs w:val="17"/>
              </w:rPr>
              <w:t>Made mandatory</w:t>
            </w:r>
          </w:p>
          <w:p w:rsidR="00C83DD1" w:rsidRDefault="00C83DD1" w14:paraId="7A5A2129" w14:textId="77777777">
            <w:pPr>
              <w:spacing w:after="120"/>
              <w:ind w:left="0" w:firstLine="0"/>
              <w:rPr>
                <w:rFonts w:ascii="Calibri" w:hAnsi="Calibri" w:eastAsia="Calibri" w:cs="Calibri"/>
                <w:sz w:val="17"/>
                <w:szCs w:val="17"/>
              </w:rPr>
            </w:pPr>
          </w:p>
        </w:tc>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tcMar>
              <w:top w:w="60" w:type="dxa"/>
              <w:left w:w="60" w:type="dxa"/>
              <w:bottom w:w="60" w:type="dxa"/>
              <w:right w:w="60" w:type="dxa"/>
            </w:tcMar>
          </w:tcPr>
          <w:p w:rsidR="00C83DD1" w:rsidRDefault="00114B88" w14:paraId="6EB7089E" w14:textId="77777777">
            <w:pPr>
              <w:spacing w:after="120"/>
              <w:ind w:left="0" w:firstLine="0"/>
              <w:rPr>
                <w:rFonts w:ascii="Calibri" w:hAnsi="Calibri" w:eastAsia="Calibri" w:cs="Calibri"/>
                <w:sz w:val="17"/>
                <w:szCs w:val="17"/>
              </w:rPr>
            </w:pPr>
            <w:r>
              <w:rPr>
                <w:rFonts w:ascii="Calibri" w:hAnsi="Calibri" w:eastAsia="Calibri" w:cs="Calibri"/>
                <w:sz w:val="17"/>
                <w:szCs w:val="17"/>
              </w:rPr>
              <w:t xml:space="preserve">##sequence-region seqid start end </w:t>
            </w:r>
          </w:p>
        </w:tc>
        <w:tc>
          <w:tcPr>
            <w:tcW w:w="18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60" w:type="dxa"/>
              <w:left w:w="60" w:type="dxa"/>
              <w:bottom w:w="60" w:type="dxa"/>
              <w:right w:w="60" w:type="dxa"/>
            </w:tcMar>
          </w:tcPr>
          <w:p w:rsidR="00C83DD1" w:rsidP="04245955" w:rsidRDefault="04245955" w14:paraId="2F0F0CBA" w14:textId="6E477C02">
            <w:pPr>
              <w:spacing w:after="120"/>
              <w:ind w:left="0" w:firstLine="0"/>
              <w:rPr>
                <w:rFonts w:ascii="Calibri" w:hAnsi="Calibri" w:eastAsia="Calibri" w:cs="Calibri"/>
                <w:sz w:val="17"/>
                <w:szCs w:val="17"/>
              </w:rPr>
            </w:pPr>
            <w:r w:rsidRPr="6A3D3A29" w:rsidR="6A3D3A29">
              <w:rPr>
                <w:rFonts w:ascii="Calibri" w:hAnsi="Calibri" w:eastAsia="Calibri" w:cs="Calibri"/>
                <w:sz w:val="17"/>
                <w:szCs w:val="17"/>
              </w:rPr>
              <w:t>^##sequence-region\t[^\</w:t>
            </w:r>
            <w:r w:rsidRPr="6A3D3A29" w:rsidR="6A3D3A29">
              <w:rPr>
                <w:rFonts w:ascii="Calibri" w:hAnsi="Calibri" w:eastAsia="Calibri" w:cs="Calibri"/>
                <w:sz w:val="17"/>
                <w:szCs w:val="17"/>
              </w:rPr>
              <w:t>t]+</w:t>
            </w:r>
            <w:r w:rsidRPr="6A3D3A29" w:rsidR="6A3D3A29">
              <w:rPr>
                <w:rFonts w:ascii="Calibri" w:hAnsi="Calibri" w:eastAsia="Calibri" w:cs="Calibri"/>
                <w:sz w:val="17"/>
                <w:szCs w:val="17"/>
              </w:rPr>
              <w:t>\</w:t>
            </w:r>
            <w:r w:rsidRPr="6A3D3A29" w:rsidR="6A3D3A29">
              <w:rPr>
                <w:rFonts w:ascii="Calibri" w:hAnsi="Calibri" w:eastAsia="Calibri" w:cs="Calibri"/>
                <w:sz w:val="17"/>
                <w:szCs w:val="17"/>
              </w:rPr>
              <w:t>t[</w:t>
            </w:r>
            <w:r w:rsidRPr="6A3D3A29" w:rsidR="6A3D3A29">
              <w:rPr>
                <w:rFonts w:ascii="Calibri" w:hAnsi="Calibri" w:eastAsia="Calibri" w:cs="Calibri"/>
                <w:sz w:val="17"/>
                <w:szCs w:val="17"/>
              </w:rPr>
              <w:t>0-</w:t>
            </w:r>
            <w:r w:rsidRPr="6A3D3A29" w:rsidR="6A3D3A29">
              <w:rPr>
                <w:rFonts w:ascii="Calibri" w:hAnsi="Calibri" w:eastAsia="Calibri" w:cs="Calibri"/>
                <w:sz w:val="17"/>
                <w:szCs w:val="17"/>
              </w:rPr>
              <w:t>9]+</w:t>
            </w:r>
            <w:r w:rsidRPr="6A3D3A29" w:rsidR="6A3D3A29">
              <w:rPr>
                <w:rFonts w:ascii="Calibri" w:hAnsi="Calibri" w:eastAsia="Calibri" w:cs="Calibri"/>
                <w:sz w:val="17"/>
                <w:szCs w:val="17"/>
              </w:rPr>
              <w:t xml:space="preserve"> \</w:t>
            </w:r>
            <w:r w:rsidRPr="6A3D3A29" w:rsidR="6A3D3A29">
              <w:rPr>
                <w:rFonts w:ascii="Calibri" w:hAnsi="Calibri" w:eastAsia="Calibri" w:cs="Calibri"/>
                <w:sz w:val="17"/>
                <w:szCs w:val="17"/>
              </w:rPr>
              <w:t>t[</w:t>
            </w:r>
            <w:r w:rsidRPr="6A3D3A29" w:rsidR="6A3D3A29">
              <w:rPr>
                <w:rFonts w:ascii="Calibri" w:hAnsi="Calibri" w:eastAsia="Calibri" w:cs="Calibri"/>
                <w:sz w:val="17"/>
                <w:szCs w:val="17"/>
              </w:rPr>
              <w:t>0-</w:t>
            </w:r>
            <w:r w:rsidRPr="6A3D3A29" w:rsidR="6A3D3A29">
              <w:rPr>
                <w:rFonts w:ascii="Calibri" w:hAnsi="Calibri" w:eastAsia="Calibri" w:cs="Calibri"/>
                <w:sz w:val="17"/>
                <w:szCs w:val="17"/>
              </w:rPr>
              <w:t>9]+</w:t>
            </w:r>
          </w:p>
          <w:p w:rsidR="00C83DD1" w:rsidP="04245955" w:rsidRDefault="00C83DD1" w14:paraId="62BB39AA" w14:textId="0304670D">
            <w:pPr>
              <w:spacing w:after="120"/>
              <w:ind w:left="0" w:firstLine="0"/>
              <w:rPr>
                <w:rFonts w:ascii="Calibri" w:hAnsi="Calibri" w:eastAsia="Calibri" w:cs="Calibri"/>
                <w:sz w:val="17"/>
                <w:szCs w:val="17"/>
              </w:rPr>
            </w:pPr>
          </w:p>
          <w:p w:rsidR="00C83DD1" w:rsidRDefault="00C83DD1" w14:paraId="7ED296CC" w14:textId="2FE50318">
            <w:pPr>
              <w:spacing w:after="120"/>
              <w:ind w:left="0" w:firstLine="0"/>
              <w:rPr>
                <w:rFonts w:ascii="Calibri" w:hAnsi="Calibri" w:eastAsia="Calibri" w:cs="Calibri"/>
                <w:sz w:val="17"/>
                <w:szCs w:val="17"/>
              </w:rPr>
            </w:pPr>
          </w:p>
        </w:tc>
        <w:tc>
          <w:tcPr>
            <w:tcW w:w="5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tcMar>
              <w:top w:w="60" w:type="dxa"/>
              <w:left w:w="60" w:type="dxa"/>
              <w:bottom w:w="60" w:type="dxa"/>
              <w:right w:w="60" w:type="dxa"/>
            </w:tcMar>
          </w:tcPr>
          <w:p w:rsidR="00C83DD1" w:rsidP="04245955" w:rsidRDefault="04245955" w14:paraId="4AEE5FA7" w14:textId="399F754E">
            <w:pPr>
              <w:spacing w:after="120"/>
              <w:ind w:left="0" w:firstLine="0"/>
              <w:rPr>
                <w:rFonts w:ascii="Calibri" w:hAnsi="Calibri" w:eastAsia="Calibri" w:cs="Calibri"/>
                <w:sz w:val="17"/>
                <w:szCs w:val="17"/>
              </w:rPr>
            </w:pPr>
            <w:r w:rsidRPr="4E038879" w:rsidR="4E038879">
              <w:rPr>
                <w:rFonts w:ascii="Calibri" w:hAnsi="Calibri" w:eastAsia="Calibri" w:cs="Calibri"/>
                <w:sz w:val="17"/>
                <w:szCs w:val="17"/>
              </w:rPr>
              <w:t>Identifies</w:t>
            </w:r>
            <w:r w:rsidRPr="4E038879" w:rsidR="4E038879">
              <w:rPr>
                <w:rFonts w:ascii="Calibri" w:hAnsi="Calibri" w:eastAsia="Calibri" w:cs="Calibri"/>
                <w:sz w:val="17"/>
                <w:szCs w:val="17"/>
              </w:rPr>
              <w:t xml:space="preserve"> the sequence segment(s) referred to by the annotation file. Mandatory </w:t>
            </w:r>
            <w:r w:rsidRPr="4E038879" w:rsidR="4E038879">
              <w:rPr>
                <w:rFonts w:ascii="Calibri" w:hAnsi="Calibri" w:eastAsia="Calibri" w:cs="Calibri"/>
                <w:sz w:val="17"/>
                <w:szCs w:val="17"/>
              </w:rPr>
              <w:t>in order to</w:t>
            </w:r>
            <w:r w:rsidRPr="4E038879" w:rsidR="4E038879">
              <w:rPr>
                <w:rFonts w:ascii="Calibri" w:hAnsi="Calibri" w:eastAsia="Calibri" w:cs="Calibri"/>
                <w:sz w:val="17"/>
                <w:szCs w:val="17"/>
              </w:rPr>
              <w:t xml:space="preserve"> provide data sufficiency for feature bounds checking and to reduce computational resources. There may be multiple ##sequence-region directives, each corresponding to one of the reference sequences referred to in the body of the file, however only one ##sequence-region directive may be given for any given </w:t>
            </w:r>
            <w:r w:rsidRPr="4E038879" w:rsidR="4E038879">
              <w:rPr>
                <w:rFonts w:ascii="Calibri" w:hAnsi="Calibri" w:eastAsia="Calibri" w:cs="Calibri"/>
                <w:sz w:val="17"/>
                <w:szCs w:val="17"/>
              </w:rPr>
              <w:t>seqid</w:t>
            </w:r>
            <w:r w:rsidRPr="4E038879" w:rsidR="4E038879">
              <w:rPr>
                <w:rFonts w:ascii="Calibri" w:hAnsi="Calibri" w:eastAsia="Calibri" w:cs="Calibri"/>
                <w:sz w:val="17"/>
                <w:szCs w:val="17"/>
              </w:rPr>
              <w:t xml:space="preserve">. All features must fall within the range </w:t>
            </w:r>
            <w:r w:rsidRPr="4E038879" w:rsidR="4E038879">
              <w:rPr>
                <w:rFonts w:ascii="Calibri" w:hAnsi="Calibri" w:eastAsia="Calibri" w:cs="Calibri"/>
                <w:sz w:val="17"/>
                <w:szCs w:val="17"/>
              </w:rPr>
              <w:t>indicated</w:t>
            </w:r>
            <w:r w:rsidRPr="4E038879" w:rsidR="4E038879">
              <w:rPr>
                <w:rFonts w:ascii="Calibri" w:hAnsi="Calibri" w:eastAsia="Calibri" w:cs="Calibri"/>
                <w:sz w:val="17"/>
                <w:szCs w:val="17"/>
              </w:rPr>
              <w:t xml:space="preserve"> by the sequence-region directive, </w:t>
            </w:r>
            <w:r w:rsidRPr="4E038879" w:rsidR="4E038879">
              <w:rPr>
                <w:rFonts w:ascii="Calibri" w:hAnsi="Calibri" w:eastAsia="Calibri" w:cs="Calibri"/>
                <w:sz w:val="17"/>
                <w:szCs w:val="17"/>
              </w:rPr>
              <w:t>with the exception of</w:t>
            </w:r>
            <w:r w:rsidRPr="4E038879" w:rsidR="4E038879">
              <w:rPr>
                <w:rFonts w:ascii="Calibri" w:hAnsi="Calibri" w:eastAsia="Calibri" w:cs="Calibri"/>
                <w:sz w:val="17"/>
                <w:szCs w:val="17"/>
              </w:rPr>
              <w:t xml:space="preserve"> features annotated on a circular sequence.</w:t>
            </w:r>
          </w:p>
          <w:p w:rsidR="00C83DD1" w:rsidRDefault="00C83DD1" w14:paraId="6FF0049F" w14:textId="2B981A3E">
            <w:pPr>
              <w:spacing w:after="120"/>
              <w:ind w:left="0" w:firstLine="0"/>
              <w:rPr>
                <w:rFonts w:ascii="Calibri" w:hAnsi="Calibri" w:eastAsia="Calibri" w:cs="Calibri"/>
                <w:sz w:val="17"/>
                <w:szCs w:val="17"/>
              </w:rPr>
            </w:pPr>
          </w:p>
          <w:p w:rsidR="00C83DD1" w:rsidRDefault="00C83DD1" w14:paraId="65EE32FB" w14:textId="77777777">
            <w:pPr>
              <w:spacing w:after="120"/>
              <w:ind w:left="0" w:firstLine="0"/>
              <w:rPr>
                <w:rFonts w:ascii="Calibri" w:hAnsi="Calibri" w:eastAsia="Calibri" w:cs="Calibri"/>
                <w:sz w:val="17"/>
                <w:szCs w:val="17"/>
              </w:rPr>
            </w:pPr>
          </w:p>
        </w:tc>
      </w:tr>
      <w:tr w:rsidR="00C83DD1" w:rsidTr="6CEAF04A" w14:paraId="2230776F" w14:textId="77777777">
        <w:trPr>
          <w:trHeight w:val="1425"/>
        </w:trPr>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tcMar>
              <w:top w:w="60" w:type="dxa"/>
              <w:left w:w="60" w:type="dxa"/>
              <w:bottom w:w="60" w:type="dxa"/>
              <w:right w:w="60" w:type="dxa"/>
            </w:tcMar>
          </w:tcPr>
          <w:p w:rsidR="00C83DD1" w:rsidP="790D4D36" w:rsidRDefault="04245955" w14:paraId="3054774B" w14:textId="224092BA">
            <w:pPr>
              <w:spacing w:line="240" w:lineRule="auto"/>
              <w:ind w:left="0" w:firstLine="0"/>
              <w:rPr>
                <w:rFonts w:ascii="Calibri" w:hAnsi="Calibri" w:eastAsia="Calibri" w:cs="Calibri" w:asciiTheme="majorAscii" w:hAnsiTheme="majorAscii" w:eastAsiaTheme="majorAscii" w:cstheme="majorAscii"/>
                <w:sz w:val="17"/>
                <w:szCs w:val="17"/>
              </w:rPr>
            </w:pPr>
            <w:r w:rsidRPr="790D4D36" w:rsidR="790D4D36">
              <w:rPr>
                <w:rFonts w:ascii="Calibri" w:hAnsi="Calibri" w:eastAsia="Calibri" w:cs="Calibri" w:asciiTheme="majorAscii" w:hAnsiTheme="majorAscii" w:eastAsiaTheme="majorAscii" w:cstheme="majorAscii"/>
                <w:sz w:val="17"/>
                <w:szCs w:val="17"/>
              </w:rPr>
              <w:t xml:space="preserve">Only </w:t>
            </w:r>
            <w:commentRangeStart w:id="19"/>
            <w:commentRangeStart w:id="20"/>
            <w:r w:rsidRPr="790D4D36" w:rsidR="790D4D36">
              <w:rPr>
                <w:rFonts w:ascii="Calibri" w:hAnsi="Calibri" w:eastAsia="Calibri" w:cs="Calibri" w:asciiTheme="majorAscii" w:hAnsiTheme="majorAscii" w:eastAsiaTheme="majorAscii" w:cstheme="majorAscii"/>
                <w:sz w:val="17"/>
                <w:szCs w:val="17"/>
              </w:rPr>
              <w:t>allowed for peptide sequences</w:t>
            </w:r>
            <w:commentRangeEnd w:id="19"/>
            <w:r>
              <w:rPr>
                <w:rStyle w:val="CommentReference"/>
              </w:rPr>
              <w:commentReference w:id="19"/>
            </w:r>
            <w:commentRangeEnd w:id="20"/>
            <w:r>
              <w:rPr>
                <w:rStyle w:val="CommentReference"/>
              </w:rPr>
              <w:commentReference w:id="20"/>
            </w:r>
          </w:p>
        </w:tc>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tcMar>
              <w:top w:w="60" w:type="dxa"/>
              <w:left w:w="60" w:type="dxa"/>
              <w:bottom w:w="60" w:type="dxa"/>
              <w:right w:w="60" w:type="dxa"/>
            </w:tcMar>
          </w:tcPr>
          <w:p w:rsidR="00C83DD1" w:rsidP="790D4D36" w:rsidRDefault="00114B88" w14:paraId="33714CB1" w14:textId="77777777">
            <w:pPr>
              <w:spacing w:line="240" w:lineRule="auto"/>
              <w:ind w:left="0" w:firstLine="0"/>
              <w:rPr>
                <w:rFonts w:ascii="Calibri" w:hAnsi="Calibri" w:eastAsia="Calibri" w:cs="Calibri" w:asciiTheme="majorAscii" w:hAnsiTheme="majorAscii" w:eastAsiaTheme="majorAscii" w:cstheme="majorAscii"/>
                <w:sz w:val="17"/>
                <w:szCs w:val="17"/>
              </w:rPr>
            </w:pPr>
            <w:r w:rsidRPr="790D4D36" w:rsidR="790D4D36">
              <w:rPr>
                <w:rFonts w:ascii="Calibri" w:hAnsi="Calibri" w:eastAsia="Calibri" w:cs="Calibri" w:asciiTheme="majorAscii" w:hAnsiTheme="majorAscii" w:eastAsiaTheme="majorAscii" w:cstheme="majorAscii"/>
                <w:sz w:val="17"/>
                <w:szCs w:val="17"/>
              </w:rPr>
              <w:t>##FASTA</w:t>
            </w:r>
          </w:p>
        </w:tc>
        <w:tc>
          <w:tcPr>
            <w:tcW w:w="18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60" w:type="dxa"/>
              <w:left w:w="60" w:type="dxa"/>
              <w:bottom w:w="60" w:type="dxa"/>
              <w:right w:w="60" w:type="dxa"/>
            </w:tcMar>
          </w:tcPr>
          <w:p w:rsidR="00C83DD1" w:rsidP="790D4D36" w:rsidRDefault="00114B88" w14:paraId="1C97F0FA" w14:textId="09195C50">
            <w:pPr>
              <w:spacing w:line="240" w:lineRule="auto"/>
              <w:ind w:left="0" w:firstLine="0"/>
              <w:rPr>
                <w:rFonts w:ascii="Calibri" w:hAnsi="Calibri" w:eastAsia="Calibri" w:cs="Calibri" w:asciiTheme="majorAscii" w:hAnsiTheme="majorAscii" w:eastAsiaTheme="majorAscii" w:cstheme="majorAscii"/>
                <w:sz w:val="17"/>
                <w:szCs w:val="17"/>
              </w:rPr>
            </w:pPr>
            <w:r w:rsidRPr="6A3D3A29" w:rsidR="6A3D3A29">
              <w:rPr>
                <w:rFonts w:ascii="Calibri" w:hAnsi="Calibri" w:eastAsia="Calibri" w:cs="Calibri" w:asciiTheme="majorAscii" w:hAnsiTheme="majorAscii" w:eastAsiaTheme="majorAscii" w:cstheme="majorAscii"/>
                <w:sz w:val="17"/>
                <w:szCs w:val="17"/>
              </w:rPr>
              <w:t>^##FASTA</w:t>
            </w:r>
          </w:p>
        </w:tc>
        <w:tc>
          <w:tcPr>
            <w:tcW w:w="5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60" w:type="dxa"/>
              <w:left w:w="60" w:type="dxa"/>
              <w:bottom w:w="60" w:type="dxa"/>
              <w:right w:w="60" w:type="dxa"/>
            </w:tcMar>
          </w:tcPr>
          <w:p w:rsidR="00C83DD1" w:rsidP="6A3D3A29" w:rsidRDefault="48FA4864" w14:paraId="68E4933E" w14:textId="49592FCB">
            <w:pPr>
              <w:spacing w:line="240" w:lineRule="auto"/>
              <w:ind w:left="0" w:firstLine="0"/>
              <w:rPr>
                <w:rFonts w:ascii="Calibri" w:hAnsi="Calibri" w:eastAsia="Calibri" w:cs="Calibri" w:asciiTheme="majorAscii" w:hAnsiTheme="majorAscii" w:eastAsiaTheme="majorAscii" w:cstheme="majorAscii"/>
                <w:sz w:val="17"/>
                <w:szCs w:val="17"/>
              </w:rPr>
            </w:pPr>
            <w:r w:rsidRPr="6CEAF04A" w:rsidR="6CEAF04A">
              <w:rPr>
                <w:rFonts w:ascii="Calibri" w:hAnsi="Calibri" w:eastAsia="Calibri" w:cs="Calibri" w:asciiTheme="majorAscii" w:hAnsiTheme="majorAscii" w:eastAsiaTheme="majorAscii" w:cstheme="majorAscii"/>
                <w:sz w:val="17"/>
                <w:szCs w:val="17"/>
              </w:rPr>
              <w:t xml:space="preserve">INSDC </w:t>
            </w:r>
            <w:r w:rsidRPr="6CEAF04A" w:rsidR="6CEAF04A">
              <w:rPr>
                <w:rFonts w:ascii="Calibri" w:hAnsi="Calibri" w:eastAsia="Calibri" w:cs="Calibri" w:asciiTheme="majorAscii" w:hAnsiTheme="majorAscii" w:eastAsiaTheme="majorAscii" w:cstheme="majorAscii"/>
                <w:b w:val="1"/>
                <w:bCs w:val="1"/>
                <w:sz w:val="17"/>
                <w:szCs w:val="17"/>
              </w:rPr>
              <w:t xml:space="preserve">nucleotide </w:t>
            </w:r>
            <w:r w:rsidRPr="6CEAF04A" w:rsidR="6CEAF04A">
              <w:rPr>
                <w:rFonts w:ascii="Calibri" w:hAnsi="Calibri" w:eastAsia="Calibri" w:cs="Calibri" w:asciiTheme="majorAscii" w:hAnsiTheme="majorAscii" w:eastAsiaTheme="majorAscii" w:cstheme="majorAscii"/>
                <w:sz w:val="17"/>
                <w:szCs w:val="17"/>
              </w:rPr>
              <w:t xml:space="preserve">sequences are exchanged as a separate file and should not be provided in the GFF3 file. Peptide sequences are needed for complete </w:t>
            </w:r>
            <w:r w:rsidRPr="6CEAF04A" w:rsidR="6CEAF04A">
              <w:rPr>
                <w:rFonts w:ascii="Calibri" w:hAnsi="Calibri" w:eastAsia="Calibri" w:cs="Calibri" w:asciiTheme="majorAscii" w:hAnsiTheme="majorAscii" w:eastAsiaTheme="majorAscii" w:cstheme="majorAscii"/>
                <w:sz w:val="17"/>
                <w:szCs w:val="17"/>
              </w:rPr>
              <w:t>annotation and</w:t>
            </w:r>
            <w:r w:rsidRPr="6CEAF04A" w:rsidR="6CEAF04A">
              <w:rPr>
                <w:rFonts w:ascii="Calibri" w:hAnsi="Calibri" w:eastAsia="Calibri" w:cs="Calibri" w:asciiTheme="majorAscii" w:hAnsiTheme="majorAscii" w:eastAsiaTheme="majorAscii" w:cstheme="majorAscii"/>
                <w:sz w:val="17"/>
                <w:szCs w:val="17"/>
              </w:rPr>
              <w:t xml:space="preserve"> provided after the </w:t>
            </w:r>
            <w:commentRangeStart w:id="24"/>
            <w:commentRangeStart w:id="1956577866"/>
            <w:commentRangeStart w:id="739102019"/>
            <w:commentRangeStart w:id="645278905"/>
            <w:r w:rsidRPr="6CEAF04A" w:rsidR="6CEAF04A">
              <w:rPr>
                <w:rFonts w:ascii="Calibri" w:hAnsi="Calibri" w:eastAsia="Calibri" w:cs="Calibri" w:asciiTheme="majorAscii" w:hAnsiTheme="majorAscii" w:eastAsiaTheme="majorAscii" w:cstheme="majorAscii"/>
                <w:sz w:val="17"/>
                <w:szCs w:val="17"/>
              </w:rPr>
              <w:t>##FASTA directive.</w:t>
            </w:r>
            <w:commentRangeEnd w:id="24"/>
            <w:r>
              <w:rPr>
                <w:rStyle w:val="CommentReference"/>
              </w:rPr>
              <w:commentReference w:id="24"/>
            </w:r>
            <w:commentRangeEnd w:id="1956577866"/>
            <w:r>
              <w:rPr>
                <w:rStyle w:val="CommentReference"/>
              </w:rPr>
              <w:commentReference w:id="1956577866"/>
            </w:r>
            <w:commentRangeEnd w:id="739102019"/>
            <w:r>
              <w:rPr>
                <w:rStyle w:val="CommentReference"/>
              </w:rPr>
              <w:commentReference w:id="739102019"/>
            </w:r>
            <w:commentRangeEnd w:id="645278905"/>
            <w:r>
              <w:rPr>
                <w:rStyle w:val="CommentReference"/>
              </w:rPr>
              <w:commentReference w:id="645278905"/>
            </w:r>
          </w:p>
          <w:p w:rsidR="00C83DD1" w:rsidP="6A3D3A29" w:rsidRDefault="48FA4864" w14:paraId="2A2F6E75" w14:textId="7363DF9A">
            <w:pPr>
              <w:spacing w:line="240" w:lineRule="auto"/>
              <w:ind w:left="0" w:firstLine="0"/>
              <w:rPr>
                <w:rFonts w:ascii="Calibri" w:hAnsi="Calibri" w:eastAsia="Calibri" w:cs="Calibri" w:asciiTheme="majorAscii" w:hAnsiTheme="majorAscii" w:eastAsiaTheme="majorAscii" w:cstheme="majorAscii"/>
                <w:sz w:val="17"/>
                <w:szCs w:val="17"/>
              </w:rPr>
            </w:pPr>
          </w:p>
          <w:p w:rsidR="00C83DD1" w:rsidP="6A3D3A29" w:rsidRDefault="48FA4864" w14:paraId="0C047606" w14:textId="30000878">
            <w:pPr>
              <w:pStyle w:val="Normal"/>
              <w:spacing w:line="240" w:lineRule="auto"/>
              <w:ind w:left="0" w:firstLine="0"/>
              <w:rPr>
                <w:rFonts w:ascii="Calibri" w:hAnsi="Calibri" w:eastAsia="Calibri" w:cs="Calibri"/>
                <w:noProof w:val="0"/>
                <w:color w:val="000000" w:themeColor="text1" w:themeTint="FF" w:themeShade="FF"/>
                <w:sz w:val="17"/>
                <w:szCs w:val="17"/>
                <w:lang w:val="en-GB"/>
              </w:rPr>
            </w:pPr>
            <w:r w:rsidRPr="6A3D3A29" w:rsidR="6A3D3A29">
              <w:rPr>
                <w:rFonts w:ascii="Calibri" w:hAnsi="Calibri" w:eastAsia="Calibri" w:cs="Calibri"/>
                <w:noProof w:val="0"/>
                <w:color w:val="000000" w:themeColor="text1" w:themeTint="FF" w:themeShade="FF"/>
                <w:sz w:val="17"/>
                <w:szCs w:val="17"/>
                <w:lang w:val="en-GB"/>
              </w:rPr>
              <w:t>Note: Use of ##FASTA for peptide sequence and not nucleic acid sequence is an INSDC extension. Although peptide sequence is an SO GFF3 allowable aspect, not all validators allow this.</w:t>
            </w:r>
          </w:p>
        </w:tc>
      </w:tr>
      <w:tr w:rsidR="00C83DD1" w:rsidTr="6CEAF04A" w14:paraId="3F1752D1" w14:textId="77777777">
        <w:trPr>
          <w:trHeight w:val="1440"/>
        </w:trPr>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tcMar>
              <w:top w:w="60" w:type="dxa"/>
              <w:left w:w="60" w:type="dxa"/>
              <w:bottom w:w="60" w:type="dxa"/>
              <w:right w:w="60" w:type="dxa"/>
            </w:tcMar>
          </w:tcPr>
          <w:p w:rsidR="00C83DD1" w:rsidP="790D4D36" w:rsidRDefault="00114B88" w14:paraId="38629A18" w14:textId="77777777">
            <w:pPr>
              <w:spacing w:line="240" w:lineRule="auto"/>
              <w:ind w:left="0" w:firstLine="0"/>
              <w:rPr>
                <w:rFonts w:ascii="Calibri" w:hAnsi="Calibri" w:eastAsia="Calibri" w:cs="Calibri" w:asciiTheme="majorAscii" w:hAnsiTheme="majorAscii" w:eastAsiaTheme="majorAscii" w:cstheme="majorAscii"/>
                <w:sz w:val="17"/>
                <w:szCs w:val="17"/>
              </w:rPr>
            </w:pPr>
            <w:r w:rsidRPr="790D4D36" w:rsidR="790D4D36">
              <w:rPr>
                <w:rFonts w:ascii="Calibri" w:hAnsi="Calibri" w:eastAsia="Calibri" w:cs="Calibri" w:asciiTheme="majorAscii" w:hAnsiTheme="majorAscii" w:eastAsiaTheme="majorAscii" w:cstheme="majorAscii"/>
                <w:sz w:val="17"/>
                <w:szCs w:val="17"/>
              </w:rPr>
              <w:t>Ignore</w:t>
            </w:r>
          </w:p>
        </w:tc>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tcMar>
              <w:top w:w="60" w:type="dxa"/>
              <w:left w:w="60" w:type="dxa"/>
              <w:bottom w:w="60" w:type="dxa"/>
              <w:right w:w="60" w:type="dxa"/>
            </w:tcMar>
          </w:tcPr>
          <w:p w:rsidR="00C83DD1" w:rsidP="790D4D36" w:rsidRDefault="00114B88" w14:paraId="39BE4A1C" w14:textId="77777777">
            <w:pPr>
              <w:spacing w:line="240" w:lineRule="auto"/>
              <w:ind w:left="0" w:firstLine="0"/>
              <w:rPr>
                <w:rFonts w:ascii="Calibri" w:hAnsi="Calibri" w:eastAsia="Calibri" w:cs="Calibri" w:asciiTheme="majorAscii" w:hAnsiTheme="majorAscii" w:eastAsiaTheme="majorAscii" w:cstheme="majorAscii"/>
                <w:sz w:val="17"/>
                <w:szCs w:val="17"/>
              </w:rPr>
            </w:pPr>
            <w:r w:rsidRPr="790D4D36" w:rsidR="790D4D36">
              <w:rPr>
                <w:rFonts w:ascii="Calibri" w:hAnsi="Calibri" w:eastAsia="Calibri" w:cs="Calibri" w:asciiTheme="majorAscii" w:hAnsiTheme="majorAscii" w:eastAsiaTheme="majorAscii" w:cstheme="majorAscii"/>
                <w:sz w:val="17"/>
                <w:szCs w:val="17"/>
              </w:rPr>
              <w:t>##attribute-ontology URI</w:t>
            </w:r>
          </w:p>
        </w:tc>
        <w:tc>
          <w:tcPr>
            <w:tcW w:w="18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60" w:type="dxa"/>
              <w:left w:w="60" w:type="dxa"/>
              <w:bottom w:w="60" w:type="dxa"/>
              <w:right w:w="60" w:type="dxa"/>
            </w:tcMar>
          </w:tcPr>
          <w:p w:rsidR="00C83DD1" w:rsidP="790D4D36" w:rsidRDefault="00114B88" w14:paraId="542DE146" w14:textId="5ED68E3F">
            <w:pPr>
              <w:spacing w:line="240" w:lineRule="auto"/>
              <w:ind w:left="0" w:firstLine="0"/>
              <w:rPr>
                <w:rFonts w:ascii="Calibri" w:hAnsi="Calibri" w:eastAsia="Calibri" w:cs="Calibri" w:asciiTheme="majorAscii" w:hAnsiTheme="majorAscii" w:eastAsiaTheme="majorAscii" w:cstheme="majorAscii"/>
                <w:sz w:val="17"/>
                <w:szCs w:val="17"/>
              </w:rPr>
            </w:pPr>
            <w:r w:rsidRPr="6A3D3A29" w:rsidR="6A3D3A29">
              <w:rPr>
                <w:rFonts w:ascii="Calibri" w:hAnsi="Calibri" w:eastAsia="Calibri" w:cs="Calibri" w:asciiTheme="majorAscii" w:hAnsiTheme="majorAscii" w:eastAsiaTheme="majorAscii" w:cstheme="majorAscii"/>
                <w:sz w:val="17"/>
                <w:szCs w:val="17"/>
              </w:rPr>
              <w:t xml:space="preserve">^ ##attribute-ontology </w:t>
            </w:r>
            <w:r w:rsidRPr="6A3D3A29" w:rsidR="6A3D3A29">
              <w:rPr>
                <w:rFonts w:ascii="Calibri" w:hAnsi="Calibri" w:eastAsia="Calibri" w:cs="Calibri" w:asciiTheme="majorAscii" w:hAnsiTheme="majorAscii" w:eastAsiaTheme="majorAscii" w:cstheme="majorAscii"/>
                <w:sz w:val="17"/>
                <w:szCs w:val="17"/>
              </w:rPr>
              <w:t>http.*</w:t>
            </w:r>
          </w:p>
        </w:tc>
        <w:tc>
          <w:tcPr>
            <w:tcW w:w="5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60" w:type="dxa"/>
              <w:left w:w="60" w:type="dxa"/>
              <w:bottom w:w="60" w:type="dxa"/>
              <w:right w:w="60" w:type="dxa"/>
            </w:tcMar>
          </w:tcPr>
          <w:p w:rsidR="00C83DD1" w:rsidP="790D4D36" w:rsidRDefault="00114B88" w14:paraId="7F2810BE" w14:textId="77777777">
            <w:pPr>
              <w:spacing w:line="240" w:lineRule="auto"/>
              <w:ind w:left="0" w:firstLine="0"/>
              <w:rPr>
                <w:rFonts w:ascii="Calibri" w:hAnsi="Calibri" w:eastAsia="Calibri" w:cs="Calibri" w:asciiTheme="majorAscii" w:hAnsiTheme="majorAscii" w:eastAsiaTheme="majorAscii" w:cstheme="majorAscii"/>
                <w:sz w:val="17"/>
                <w:szCs w:val="17"/>
              </w:rPr>
            </w:pPr>
            <w:r w:rsidRPr="790D4D36" w:rsidR="790D4D36">
              <w:rPr>
                <w:rFonts w:ascii="Calibri" w:hAnsi="Calibri" w:eastAsia="Calibri" w:cs="Calibri" w:asciiTheme="majorAscii" w:hAnsiTheme="majorAscii" w:eastAsiaTheme="majorAscii" w:cstheme="majorAscii"/>
                <w:sz w:val="17"/>
                <w:szCs w:val="17"/>
              </w:rPr>
              <w:t>No INSDC specific attributes</w:t>
            </w:r>
          </w:p>
        </w:tc>
      </w:tr>
      <w:tr w:rsidR="00C83DD1" w:rsidTr="6CEAF04A" w14:paraId="756F56BE" w14:textId="77777777">
        <w:trPr>
          <w:trHeight w:val="1605"/>
        </w:trPr>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tcMar>
              <w:top w:w="60" w:type="dxa"/>
              <w:left w:w="60" w:type="dxa"/>
              <w:bottom w:w="60" w:type="dxa"/>
              <w:right w:w="60" w:type="dxa"/>
            </w:tcMar>
          </w:tcPr>
          <w:p w:rsidR="00C83DD1" w:rsidP="790D4D36" w:rsidRDefault="00114B88" w14:paraId="7CD0F743" w14:textId="77777777">
            <w:pPr>
              <w:spacing w:line="240" w:lineRule="auto"/>
              <w:ind w:left="0" w:firstLine="0"/>
              <w:rPr>
                <w:rFonts w:ascii="Calibri" w:hAnsi="Calibri" w:eastAsia="Calibri" w:cs="Calibri" w:asciiTheme="majorAscii" w:hAnsiTheme="majorAscii" w:eastAsiaTheme="majorAscii" w:cstheme="majorAscii"/>
                <w:sz w:val="17"/>
                <w:szCs w:val="17"/>
              </w:rPr>
            </w:pPr>
            <w:r w:rsidRPr="790D4D36" w:rsidR="790D4D36">
              <w:rPr>
                <w:rFonts w:ascii="Calibri" w:hAnsi="Calibri" w:eastAsia="Calibri" w:cs="Calibri" w:asciiTheme="majorAscii" w:hAnsiTheme="majorAscii" w:eastAsiaTheme="majorAscii" w:cstheme="majorAscii"/>
                <w:sz w:val="17"/>
                <w:szCs w:val="17"/>
              </w:rPr>
              <w:t>Ignore</w:t>
            </w:r>
          </w:p>
        </w:tc>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tcMar>
              <w:top w:w="60" w:type="dxa"/>
              <w:left w:w="60" w:type="dxa"/>
              <w:bottom w:w="60" w:type="dxa"/>
              <w:right w:w="60" w:type="dxa"/>
            </w:tcMar>
          </w:tcPr>
          <w:p w:rsidR="00C83DD1" w:rsidP="790D4D36" w:rsidRDefault="00114B88" w14:paraId="77AAAF49" w14:textId="77777777">
            <w:pPr>
              <w:spacing w:line="240" w:lineRule="auto"/>
              <w:ind w:left="0" w:firstLine="0"/>
              <w:rPr>
                <w:rFonts w:ascii="Calibri" w:hAnsi="Calibri" w:eastAsia="Calibri" w:cs="Calibri" w:asciiTheme="majorAscii" w:hAnsiTheme="majorAscii" w:eastAsiaTheme="majorAscii" w:cstheme="majorAscii"/>
                <w:sz w:val="17"/>
                <w:szCs w:val="17"/>
              </w:rPr>
            </w:pPr>
            <w:r w:rsidRPr="790D4D36" w:rsidR="790D4D36">
              <w:rPr>
                <w:rFonts w:ascii="Calibri" w:hAnsi="Calibri" w:eastAsia="Calibri" w:cs="Calibri" w:asciiTheme="majorAscii" w:hAnsiTheme="majorAscii" w:eastAsiaTheme="majorAscii" w:cstheme="majorAscii"/>
                <w:sz w:val="17"/>
                <w:szCs w:val="17"/>
              </w:rPr>
              <w:t>##source-ontology URI</w:t>
            </w:r>
          </w:p>
        </w:tc>
        <w:tc>
          <w:tcPr>
            <w:tcW w:w="18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60" w:type="dxa"/>
              <w:left w:w="60" w:type="dxa"/>
              <w:bottom w:w="60" w:type="dxa"/>
              <w:right w:w="60" w:type="dxa"/>
            </w:tcMar>
          </w:tcPr>
          <w:p w:rsidR="00C83DD1" w:rsidP="790D4D36" w:rsidRDefault="00114B88" w14:paraId="6A137DBA" w14:textId="6B43F179">
            <w:pPr>
              <w:spacing w:line="240" w:lineRule="auto"/>
              <w:ind w:left="0" w:firstLine="0"/>
              <w:rPr>
                <w:rFonts w:ascii="Calibri" w:hAnsi="Calibri" w:eastAsia="Calibri" w:cs="Calibri" w:asciiTheme="majorAscii" w:hAnsiTheme="majorAscii" w:eastAsiaTheme="majorAscii" w:cstheme="majorAscii"/>
                <w:sz w:val="17"/>
                <w:szCs w:val="17"/>
              </w:rPr>
            </w:pPr>
            <w:r w:rsidRPr="6A3D3A29" w:rsidR="6A3D3A29">
              <w:rPr>
                <w:rFonts w:ascii="Calibri" w:hAnsi="Calibri" w:eastAsia="Calibri" w:cs="Calibri" w:asciiTheme="majorAscii" w:hAnsiTheme="majorAscii" w:eastAsiaTheme="majorAscii" w:cstheme="majorAscii"/>
                <w:sz w:val="17"/>
                <w:szCs w:val="17"/>
              </w:rPr>
              <w:t>^ ##source-ontology http.*</w:t>
            </w:r>
          </w:p>
        </w:tc>
        <w:tc>
          <w:tcPr>
            <w:tcW w:w="5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60" w:type="dxa"/>
              <w:left w:w="60" w:type="dxa"/>
              <w:bottom w:w="60" w:type="dxa"/>
              <w:right w:w="60" w:type="dxa"/>
            </w:tcMar>
          </w:tcPr>
          <w:p w:rsidR="00C83DD1" w:rsidP="6CEAF04A" w:rsidRDefault="12AE4CA1" w14:paraId="08CB2C4E" w14:textId="74B7768E">
            <w:pPr>
              <w:pStyle w:val="Normal"/>
              <w:ind w:left="0" w:hanging="0"/>
              <w:rPr>
                <w:sz w:val="17"/>
                <w:szCs w:val="17"/>
              </w:rPr>
            </w:pPr>
            <w:r w:rsidRPr="6CEAF04A" w:rsidR="6CEAF04A">
              <w:rPr>
                <w:sz w:val="17"/>
                <w:szCs w:val="17"/>
              </w:rPr>
              <w:t xml:space="preserve">Limited to a subset of features defined by the Sequence Ontology. All features must have an </w:t>
            </w:r>
            <w:r w:rsidRPr="6CEAF04A" w:rsidR="6CEAF04A">
              <w:rPr>
                <w:sz w:val="17"/>
                <w:szCs w:val="17"/>
              </w:rPr>
              <w:t>is_a</w:t>
            </w:r>
            <w:r w:rsidRPr="6CEAF04A" w:rsidR="6CEAF04A">
              <w:rPr>
                <w:sz w:val="17"/>
                <w:szCs w:val="17"/>
              </w:rPr>
              <w:t xml:space="preserve"> or </w:t>
            </w:r>
            <w:r w:rsidRPr="6CEAF04A" w:rsidR="6CEAF04A">
              <w:rPr>
                <w:sz w:val="17"/>
                <w:szCs w:val="17"/>
              </w:rPr>
              <w:t>part_of</w:t>
            </w:r>
            <w:r w:rsidRPr="6CEAF04A" w:rsidR="6CEAF04A">
              <w:rPr>
                <w:sz w:val="17"/>
                <w:szCs w:val="17"/>
              </w:rPr>
              <w:t xml:space="preserve"> relationship to </w:t>
            </w:r>
            <w:commentRangeStart w:id="180718149"/>
            <w:commentRangeStart w:id="985621274"/>
            <w:r w:rsidRPr="6CEAF04A" w:rsidR="6CEAF04A">
              <w:rPr>
                <w:sz w:val="17"/>
                <w:szCs w:val="17"/>
              </w:rPr>
              <w:t xml:space="preserve"> </w:t>
            </w:r>
            <w:r w:rsidRPr="6CEAF04A" w:rsidR="6CEAF04A">
              <w:rPr>
                <w:sz w:val="17"/>
                <w:szCs w:val="17"/>
              </w:rPr>
              <w:t>sequence_feature</w:t>
            </w:r>
            <w:r w:rsidRPr="6CEAF04A" w:rsidR="6CEAF04A">
              <w:rPr>
                <w:sz w:val="17"/>
                <w:szCs w:val="17"/>
              </w:rPr>
              <w:t xml:space="preserve"> </w:t>
            </w:r>
            <w:commentRangeEnd w:id="180718149"/>
            <w:r>
              <w:rPr>
                <w:rStyle w:val="CommentReference"/>
              </w:rPr>
              <w:commentReference w:id="180718149"/>
            </w:r>
            <w:commentRangeEnd w:id="985621274"/>
            <w:r>
              <w:rPr>
                <w:rStyle w:val="CommentReference"/>
              </w:rPr>
              <w:commentReference w:id="985621274"/>
            </w:r>
            <w:r w:rsidRPr="6CEAF04A" w:rsidR="6CEAF04A">
              <w:rPr>
                <w:sz w:val="17"/>
                <w:szCs w:val="17"/>
              </w:rPr>
              <w:t xml:space="preserve">(SO:0000110) </w:t>
            </w:r>
          </w:p>
        </w:tc>
      </w:tr>
      <w:tr w:rsidR="7367005F" w:rsidTr="6CEAF04A" w14:paraId="4904BD02" w14:textId="77777777">
        <w:trPr>
          <w:trHeight w:val="1605"/>
        </w:trPr>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tcMar>
              <w:top w:w="60" w:type="dxa"/>
              <w:left w:w="60" w:type="dxa"/>
              <w:bottom w:w="60" w:type="dxa"/>
              <w:right w:w="60" w:type="dxa"/>
            </w:tcMar>
          </w:tcPr>
          <w:p w:rsidR="7367005F" w:rsidP="790D4D36" w:rsidRDefault="5E63DC8D" w14:paraId="17A91497" w14:textId="65AE667F">
            <w:pPr>
              <w:spacing w:line="240" w:lineRule="auto"/>
              <w:ind w:left="0" w:firstLine="0"/>
              <w:rPr>
                <w:rFonts w:ascii="Calibri" w:hAnsi="Calibri" w:eastAsia="Calibri" w:cs="Calibri" w:asciiTheme="majorAscii" w:hAnsiTheme="majorAscii" w:eastAsiaTheme="majorAscii" w:cstheme="majorAscii"/>
                <w:sz w:val="17"/>
                <w:szCs w:val="17"/>
              </w:rPr>
            </w:pPr>
            <w:commentRangeStart w:id="28"/>
            <w:commentRangeStart w:id="1194159536"/>
            <w:commentRangeStart w:id="1114412503"/>
            <w:commentRangeStart w:id="2032044931"/>
            <w:commentRangeStart w:id="945603223"/>
            <w:commentRangeStart w:id="1555765552"/>
            <w:commentRangeStart w:id="1232193488"/>
            <w:commentRangeStart w:id="1927997356"/>
            <w:commentRangeStart w:id="2097928578"/>
            <w:commentRangeStart w:id="962611894"/>
            <w:r w:rsidRPr="6CEAF04A" w:rsidR="6CEAF04A">
              <w:rPr>
                <w:rFonts w:ascii="Calibri" w:hAnsi="Calibri" w:eastAsia="Calibri" w:cs="Calibri" w:asciiTheme="majorAscii" w:hAnsiTheme="majorAscii" w:eastAsiaTheme="majorAscii" w:cstheme="majorAscii"/>
                <w:sz w:val="17"/>
                <w:szCs w:val="17"/>
              </w:rPr>
              <w:t>new</w:t>
            </w:r>
          </w:p>
        </w:tc>
        <w:tc>
          <w:tcPr>
            <w:tcW w:w="17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tcMar>
              <w:top w:w="60" w:type="dxa"/>
              <w:left w:w="60" w:type="dxa"/>
              <w:bottom w:w="60" w:type="dxa"/>
              <w:right w:w="60" w:type="dxa"/>
            </w:tcMar>
          </w:tcPr>
          <w:p w:rsidR="7367005F" w:rsidP="790D4D36" w:rsidRDefault="7367005F" w14:paraId="67C18D20" w14:textId="724A05BD">
            <w:pPr>
              <w:ind w:left="360"/>
              <w:rPr>
                <w:rFonts w:ascii="Calibri" w:hAnsi="Calibri" w:eastAsia="Calibri" w:cs="Calibri" w:asciiTheme="majorAscii" w:hAnsiTheme="majorAscii" w:eastAsiaTheme="majorAscii" w:cstheme="majorAscii"/>
                <w:i w:val="1"/>
                <w:iCs w:val="1"/>
                <w:color w:val="1F2328"/>
                <w:sz w:val="17"/>
                <w:szCs w:val="17"/>
              </w:rPr>
            </w:pPr>
            <w:r w:rsidRPr="790D4D36" w:rsidR="790D4D36">
              <w:rPr>
                <w:rFonts w:ascii="Calibri" w:hAnsi="Calibri" w:eastAsia="Calibri" w:cs="Calibri" w:asciiTheme="majorAscii" w:hAnsiTheme="majorAscii" w:eastAsiaTheme="majorAscii" w:cstheme="majorAscii"/>
                <w:i w:val="1"/>
                <w:iCs w:val="1"/>
                <w:color w:val="1F2328"/>
                <w:sz w:val="17"/>
                <w:szCs w:val="17"/>
              </w:rPr>
              <w:t>#!transl</w:t>
            </w:r>
            <w:r w:rsidRPr="790D4D36" w:rsidR="790D4D36">
              <w:rPr>
                <w:rFonts w:ascii="Calibri" w:hAnsi="Calibri" w:eastAsia="Calibri" w:cs="Calibri" w:asciiTheme="majorAscii" w:hAnsiTheme="majorAscii" w:eastAsiaTheme="majorAscii" w:cstheme="majorAscii"/>
                <w:i w:val="1"/>
                <w:iCs w:val="1"/>
                <w:color w:val="1F2328"/>
                <w:sz w:val="17"/>
                <w:szCs w:val="17"/>
              </w:rPr>
              <w:t>_table [0-</w:t>
            </w:r>
            <w:r w:rsidRPr="790D4D36" w:rsidR="790D4D36">
              <w:rPr>
                <w:rFonts w:ascii="Calibri" w:hAnsi="Calibri" w:eastAsia="Calibri" w:cs="Calibri" w:asciiTheme="majorAscii" w:hAnsiTheme="majorAscii" w:eastAsiaTheme="majorAscii" w:cstheme="majorAscii"/>
                <w:i w:val="1"/>
                <w:iCs w:val="1"/>
                <w:color w:val="1F2328"/>
                <w:sz w:val="17"/>
                <w:szCs w:val="17"/>
              </w:rPr>
              <w:t>9]+</w:t>
            </w:r>
            <w:r w:rsidRPr="790D4D36" w:rsidR="790D4D36">
              <w:rPr>
                <w:rFonts w:ascii="Calibri" w:hAnsi="Calibri" w:eastAsia="Calibri" w:cs="Calibri" w:asciiTheme="majorAscii" w:hAnsiTheme="majorAscii" w:eastAsiaTheme="majorAscii" w:cstheme="majorAscii"/>
                <w:i w:val="1"/>
                <w:iCs w:val="1"/>
                <w:color w:val="1F2328"/>
                <w:sz w:val="17"/>
                <w:szCs w:val="17"/>
              </w:rPr>
              <w:t xml:space="preserve"> nuclear</w:t>
            </w:r>
          </w:p>
          <w:p w:rsidR="7367005F" w:rsidP="790D4D36" w:rsidRDefault="7367005F" w14:paraId="0E1496DD" w14:textId="702ECACC">
            <w:pPr>
              <w:spacing w:line="240" w:lineRule="auto"/>
              <w:ind w:firstLine="0"/>
              <w:rPr>
                <w:rFonts w:ascii="Calibri" w:hAnsi="Calibri" w:eastAsia="Calibri" w:cs="Calibri" w:asciiTheme="majorAscii" w:hAnsiTheme="majorAscii" w:eastAsiaTheme="majorAscii" w:cstheme="majorAscii"/>
                <w:sz w:val="17"/>
                <w:szCs w:val="17"/>
              </w:rPr>
            </w:pPr>
          </w:p>
        </w:tc>
        <w:tc>
          <w:tcPr>
            <w:tcW w:w="18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60" w:type="dxa"/>
              <w:left w:w="60" w:type="dxa"/>
              <w:bottom w:w="60" w:type="dxa"/>
              <w:right w:w="60" w:type="dxa"/>
            </w:tcMar>
          </w:tcPr>
          <w:p w:rsidR="4E038879" w:rsidP="4E038879" w:rsidRDefault="4E038879" w14:paraId="01ED1E7C" w14:textId="77516730">
            <w:pPr>
              <w:spacing w:before="240" w:beforeAutospacing="off" w:after="240" w:afterAutospacing="off" w:line="240" w:lineRule="auto"/>
              <w:ind w:left="0" w:hanging="0"/>
              <w:rPr>
                <w:rFonts w:ascii="Calibri" w:hAnsi="Calibri" w:eastAsia="Calibri" w:cs="Calibri"/>
                <w:noProof w:val="0"/>
                <w:sz w:val="17"/>
                <w:szCs w:val="17"/>
                <w:lang w:val="en-GB"/>
              </w:rPr>
            </w:pPr>
            <w:r w:rsidRPr="4E038879" w:rsidR="4E038879">
              <w:rPr>
                <w:rFonts w:ascii="Calibri" w:hAnsi="Calibri" w:eastAsia="Calibri" w:cs="Calibri"/>
                <w:noProof w:val="0"/>
                <w:sz w:val="17"/>
                <w:szCs w:val="17"/>
                <w:lang w:val="en-GB"/>
              </w:rPr>
              <w:t>^#!transl_table[ \t]+[A-Za-z_][A-Za-z0-9_]</w:t>
            </w:r>
            <w:r w:rsidRPr="4E038879" w:rsidR="4E038879">
              <w:rPr>
                <w:rFonts w:ascii="Calibri" w:hAnsi="Calibri" w:eastAsia="Calibri" w:cs="Calibri"/>
                <w:i w:val="1"/>
                <w:iCs w:val="1"/>
                <w:noProof w:val="0"/>
                <w:sz w:val="17"/>
                <w:szCs w:val="17"/>
                <w:lang w:val="en-GB"/>
              </w:rPr>
              <w:t>:[0-9]+([ \t]</w:t>
            </w:r>
            <w:r w:rsidRPr="4E038879" w:rsidR="4E038879">
              <w:rPr>
                <w:rFonts w:ascii="Calibri" w:hAnsi="Calibri" w:eastAsia="Calibri" w:cs="Calibri"/>
                <w:noProof w:val="0"/>
                <w:sz w:val="17"/>
                <w:szCs w:val="17"/>
                <w:lang w:val="en-GB"/>
              </w:rPr>
              <w:t>,[ \t]</w:t>
            </w:r>
            <w:r w:rsidRPr="4E038879" w:rsidR="4E038879">
              <w:rPr>
                <w:rFonts w:ascii="Calibri" w:hAnsi="Calibri" w:eastAsia="Calibri" w:cs="Calibri"/>
                <w:i w:val="1"/>
                <w:iCs w:val="1"/>
                <w:noProof w:val="0"/>
                <w:sz w:val="17"/>
                <w:szCs w:val="17"/>
                <w:lang w:val="en-GB"/>
              </w:rPr>
              <w:t>[A-Za-z_][A-Za-z0-9_]</w:t>
            </w:r>
            <w:r w:rsidRPr="4E038879" w:rsidR="4E038879">
              <w:rPr>
                <w:rFonts w:ascii="Calibri" w:hAnsi="Calibri" w:eastAsia="Calibri" w:cs="Calibri"/>
                <w:noProof w:val="0"/>
                <w:sz w:val="17"/>
                <w:szCs w:val="17"/>
                <w:lang w:val="en-GB"/>
              </w:rPr>
              <w:t>:[0-9]+)*$</w:t>
            </w:r>
          </w:p>
          <w:p w:rsidR="4E038879" w:rsidP="4E038879" w:rsidRDefault="4E038879" w14:paraId="17E61F59" w14:textId="1A82047D">
            <w:pPr>
              <w:spacing w:before="240" w:beforeAutospacing="off" w:after="240" w:afterAutospacing="off" w:line="240" w:lineRule="auto"/>
              <w:ind w:left="0" w:hanging="0"/>
              <w:rPr>
                <w:rFonts w:ascii="Calibri" w:hAnsi="Calibri" w:eastAsia="Calibri" w:cs="Calibri"/>
                <w:noProof w:val="0"/>
                <w:sz w:val="17"/>
                <w:szCs w:val="17"/>
                <w:lang w:val="en-GB"/>
              </w:rPr>
            </w:pPr>
          </w:p>
          <w:p w:rsidR="7367005F" w:rsidP="78656081" w:rsidRDefault="7367005F" w14:paraId="63F89CD7" w14:textId="539B9A3F">
            <w:pPr>
              <w:spacing w:before="240" w:beforeAutospacing="off" w:after="240" w:afterAutospacing="off" w:line="240" w:lineRule="auto"/>
              <w:ind w:left="0" w:hanging="0"/>
              <w:rPr>
                <w:rFonts w:ascii="Calibri" w:hAnsi="Calibri" w:eastAsia="Calibri" w:cs="Calibri"/>
                <w:noProof w:val="0"/>
                <w:sz w:val="17"/>
                <w:szCs w:val="17"/>
                <w:lang w:val="en-GB"/>
              </w:rPr>
            </w:pPr>
          </w:p>
        </w:tc>
        <w:tc>
          <w:tcPr>
            <w:tcW w:w="5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60" w:type="dxa"/>
              <w:left w:w="60" w:type="dxa"/>
              <w:bottom w:w="60" w:type="dxa"/>
              <w:right w:w="60" w:type="dxa"/>
            </w:tcMar>
          </w:tcPr>
          <w:p w:rsidR="4E038879" w:rsidP="6CEAF04A" w:rsidRDefault="4E038879" w14:paraId="7C54ACC1" w14:textId="7AABB651">
            <w:pPr>
              <w:spacing w:line="360" w:lineRule="auto"/>
              <w:ind w:left="360"/>
              <w:rPr>
                <w:rFonts w:ascii="Calibri" w:hAnsi="Calibri" w:eastAsia="Calibri" w:cs="Calibri" w:asciiTheme="majorAscii" w:hAnsiTheme="majorAscii" w:eastAsiaTheme="majorAscii" w:cstheme="majorAscii"/>
                <w:i w:val="1"/>
                <w:iCs w:val="1"/>
                <w:color w:val="1F2328"/>
                <w:sz w:val="17"/>
                <w:szCs w:val="17"/>
              </w:rPr>
            </w:pPr>
            <w:r w:rsidRPr="6CEAF04A" w:rsidR="6CEAF04A">
              <w:rPr>
                <w:rFonts w:ascii="Calibri" w:hAnsi="Calibri" w:eastAsia="Calibri" w:cs="Calibri" w:asciiTheme="majorAscii" w:hAnsiTheme="majorAscii" w:eastAsiaTheme="majorAscii" w:cstheme="majorAscii"/>
                <w:i w:val="1"/>
                <w:iCs w:val="1"/>
                <w:color w:val="1F2328"/>
                <w:sz w:val="17"/>
                <w:szCs w:val="17"/>
              </w:rPr>
              <w:t xml:space="preserve">Indicates the translation table used for </w:t>
            </w:r>
            <w:r w:rsidRPr="6CEAF04A" w:rsidR="6CEAF04A">
              <w:rPr>
                <w:rFonts w:ascii="Calibri" w:hAnsi="Calibri" w:eastAsia="Calibri" w:cs="Calibri" w:asciiTheme="majorAscii" w:hAnsiTheme="majorAscii" w:eastAsiaTheme="majorAscii" w:cstheme="majorAscii"/>
                <w:i w:val="1"/>
                <w:iCs w:val="1"/>
                <w:color w:val="1F2328"/>
                <w:sz w:val="17"/>
                <w:szCs w:val="17"/>
              </w:rPr>
              <w:t>determining</w:t>
            </w:r>
            <w:r w:rsidRPr="6CEAF04A" w:rsidR="6CEAF04A">
              <w:rPr>
                <w:rFonts w:ascii="Calibri" w:hAnsi="Calibri" w:eastAsia="Calibri" w:cs="Calibri" w:asciiTheme="majorAscii" w:hAnsiTheme="majorAscii" w:eastAsiaTheme="majorAscii" w:cstheme="majorAscii"/>
                <w:i w:val="1"/>
                <w:iCs w:val="1"/>
                <w:color w:val="1F2328"/>
                <w:sz w:val="17"/>
                <w:szCs w:val="17"/>
              </w:rPr>
              <w:t xml:space="preserve"> the peptide sequence of CDS features. It is </w:t>
            </w:r>
            <w:r w:rsidRPr="6CEAF04A" w:rsidR="6CEAF04A">
              <w:rPr>
                <w:rFonts w:ascii="Calibri" w:hAnsi="Calibri" w:eastAsia="Calibri" w:cs="Calibri" w:asciiTheme="majorAscii" w:hAnsiTheme="majorAscii" w:eastAsiaTheme="majorAscii" w:cstheme="majorAscii"/>
                <w:i w:val="1"/>
                <w:iCs w:val="1"/>
                <w:color w:val="1F2328"/>
                <w:sz w:val="17"/>
                <w:szCs w:val="17"/>
              </w:rPr>
              <w:t>generally expected</w:t>
            </w:r>
            <w:r w:rsidRPr="6CEAF04A" w:rsidR="6CEAF04A">
              <w:rPr>
                <w:rFonts w:ascii="Calibri" w:hAnsi="Calibri" w:eastAsia="Calibri" w:cs="Calibri" w:asciiTheme="majorAscii" w:hAnsiTheme="majorAscii" w:eastAsiaTheme="majorAscii" w:cstheme="majorAscii"/>
                <w:i w:val="1"/>
                <w:iCs w:val="1"/>
                <w:color w:val="1F2328"/>
                <w:sz w:val="17"/>
                <w:szCs w:val="17"/>
              </w:rPr>
              <w:t xml:space="preserve"> to match the default translation table of the </w:t>
            </w:r>
            <w:r w:rsidRPr="6CEAF04A" w:rsidR="6CEAF04A">
              <w:rPr>
                <w:rFonts w:ascii="Calibri" w:hAnsi="Calibri" w:eastAsia="Calibri" w:cs="Calibri" w:asciiTheme="majorAscii" w:hAnsiTheme="majorAscii" w:eastAsiaTheme="majorAscii" w:cstheme="majorAscii"/>
                <w:i w:val="1"/>
                <w:iCs w:val="1"/>
                <w:color w:val="1F2328"/>
                <w:sz w:val="17"/>
                <w:szCs w:val="17"/>
              </w:rPr>
              <w:t>taxid</w:t>
            </w:r>
            <w:r w:rsidRPr="6CEAF04A" w:rsidR="6CEAF04A">
              <w:rPr>
                <w:rFonts w:ascii="Calibri" w:hAnsi="Calibri" w:eastAsia="Calibri" w:cs="Calibri" w:asciiTheme="majorAscii" w:hAnsiTheme="majorAscii" w:eastAsiaTheme="majorAscii" w:cstheme="majorAscii"/>
                <w:i w:val="1"/>
                <w:iCs w:val="1"/>
                <w:color w:val="1F2328"/>
                <w:sz w:val="17"/>
                <w:szCs w:val="17"/>
              </w:rPr>
              <w:t xml:space="preserve"> indicated in the ##species </w:t>
            </w:r>
            <w:r w:rsidRPr="6CEAF04A" w:rsidR="6CEAF04A">
              <w:rPr>
                <w:rFonts w:ascii="Calibri" w:hAnsi="Calibri" w:eastAsia="Calibri" w:cs="Calibri" w:asciiTheme="majorAscii" w:hAnsiTheme="majorAscii" w:eastAsiaTheme="majorAscii" w:cstheme="majorAscii"/>
                <w:i w:val="1"/>
                <w:iCs w:val="1"/>
                <w:color w:val="1F2328"/>
                <w:sz w:val="17"/>
                <w:szCs w:val="17"/>
              </w:rPr>
              <w:t>directive, and</w:t>
            </w:r>
            <w:r w:rsidRPr="6CEAF04A" w:rsidR="6CEAF04A">
              <w:rPr>
                <w:rFonts w:ascii="Calibri" w:hAnsi="Calibri" w:eastAsia="Calibri" w:cs="Calibri" w:asciiTheme="majorAscii" w:hAnsiTheme="majorAscii" w:eastAsiaTheme="majorAscii" w:cstheme="majorAscii"/>
                <w:i w:val="1"/>
                <w:iCs w:val="1"/>
                <w:color w:val="1F2328"/>
                <w:sz w:val="17"/>
                <w:szCs w:val="17"/>
              </w:rPr>
              <w:t xml:space="preserve"> corresponding to the </w:t>
            </w:r>
            <w:r w:rsidRPr="6CEAF04A" w:rsidR="6CEAF04A">
              <w:rPr>
                <w:rFonts w:ascii="Calibri" w:hAnsi="Calibri" w:eastAsia="Calibri" w:cs="Calibri" w:asciiTheme="majorAscii" w:hAnsiTheme="majorAscii" w:eastAsiaTheme="majorAscii" w:cstheme="majorAscii"/>
                <w:i w:val="1"/>
                <w:iCs w:val="1"/>
                <w:color w:val="1F2328"/>
                <w:sz w:val="17"/>
                <w:szCs w:val="17"/>
              </w:rPr>
              <w:t>BioSample</w:t>
            </w:r>
            <w:r w:rsidRPr="6CEAF04A" w:rsidR="6CEAF04A">
              <w:rPr>
                <w:rFonts w:ascii="Calibri" w:hAnsi="Calibri" w:eastAsia="Calibri" w:cs="Calibri" w:asciiTheme="majorAscii" w:hAnsiTheme="majorAscii" w:eastAsiaTheme="majorAscii" w:cstheme="majorAscii"/>
                <w:i w:val="1"/>
                <w:iCs w:val="1"/>
                <w:color w:val="1F2328"/>
                <w:sz w:val="17"/>
                <w:szCs w:val="17"/>
              </w:rPr>
              <w:t xml:space="preserve"> of the associated sequences. It is provided for validation purposes, and to allow the annotation to remain technically valid even if the </w:t>
            </w:r>
            <w:r w:rsidRPr="6CEAF04A" w:rsidR="6CEAF04A">
              <w:rPr>
                <w:rFonts w:ascii="Calibri" w:hAnsi="Calibri" w:eastAsia="Calibri" w:cs="Calibri" w:asciiTheme="majorAscii" w:hAnsiTheme="majorAscii" w:eastAsiaTheme="majorAscii" w:cstheme="majorAscii"/>
                <w:i w:val="1"/>
                <w:iCs w:val="1"/>
                <w:color w:val="1F2328"/>
                <w:sz w:val="17"/>
                <w:szCs w:val="17"/>
              </w:rPr>
              <w:t>taxid</w:t>
            </w:r>
            <w:r w:rsidRPr="6CEAF04A" w:rsidR="6CEAF04A">
              <w:rPr>
                <w:rFonts w:ascii="Calibri" w:hAnsi="Calibri" w:eastAsia="Calibri" w:cs="Calibri" w:asciiTheme="majorAscii" w:hAnsiTheme="majorAscii" w:eastAsiaTheme="majorAscii" w:cstheme="majorAscii"/>
                <w:i w:val="1"/>
                <w:iCs w:val="1"/>
                <w:color w:val="1F2328"/>
                <w:sz w:val="17"/>
                <w:szCs w:val="17"/>
              </w:rPr>
              <w:t xml:space="preserve"> or translation table of the corresponding sequences are later updated. </w:t>
            </w:r>
          </w:p>
          <w:p w:rsidR="5E63DC8D" w:rsidP="6CEAF04A" w:rsidRDefault="5E63DC8D" w14:paraId="2ABF92B8" w14:textId="13396ACB">
            <w:pPr>
              <w:pStyle w:val="Normal"/>
              <w:spacing w:line="360" w:lineRule="auto"/>
              <w:ind w:left="0" w:hanging="0"/>
              <w:rPr>
                <w:rFonts w:ascii="Calibri" w:hAnsi="Calibri" w:eastAsia="Calibri" w:cs="Calibri" w:asciiTheme="majorAscii" w:hAnsiTheme="majorAscii" w:eastAsiaTheme="majorAscii" w:cstheme="majorAscii"/>
                <w:i w:val="1"/>
                <w:iCs w:val="1"/>
                <w:color w:val="1F2328"/>
                <w:sz w:val="17"/>
                <w:szCs w:val="17"/>
              </w:rPr>
              <w:pPrChange w:author="Terence Murphy" w:date="2026-06-02T15:53:38.301Z">
                <w:pPr>
                  <w:ind w:left="360"/>
                </w:pPr>
              </w:pPrChange>
            </w:pPr>
            <w:r w:rsidRPr="6CEAF04A" w:rsidR="6CEAF04A">
              <w:rPr>
                <w:rFonts w:ascii="Calibri" w:hAnsi="Calibri" w:eastAsia="Calibri" w:cs="Calibri" w:asciiTheme="majorAscii" w:hAnsiTheme="majorAscii" w:eastAsiaTheme="majorAscii" w:cstheme="majorAscii"/>
                <w:i w:val="1"/>
                <w:iCs w:val="1"/>
                <w:color w:val="1F2328"/>
                <w:sz w:val="17"/>
                <w:szCs w:val="17"/>
              </w:rPr>
              <w:t xml:space="preserve">Usage example: </w:t>
            </w:r>
            <w:r w:rsidRPr="6CEAF04A" w:rsidR="6CEAF04A">
              <w:rPr>
                <w:rFonts w:ascii="Calibri" w:hAnsi="Calibri" w:eastAsia="Calibri" w:cs="Calibri"/>
                <w:noProof w:val="0"/>
                <w:color w:val="000000" w:themeColor="text1" w:themeTint="FF" w:themeShade="FF"/>
                <w:sz w:val="17"/>
                <w:szCs w:val="17"/>
                <w:lang w:val="en-GB"/>
              </w:rPr>
              <w:t>#!transl</w:t>
            </w:r>
            <w:r w:rsidRPr="6CEAF04A" w:rsidR="6CEAF04A">
              <w:rPr>
                <w:rFonts w:ascii="Calibri" w:hAnsi="Calibri" w:eastAsia="Calibri" w:cs="Calibri"/>
                <w:noProof w:val="0"/>
                <w:color w:val="000000" w:themeColor="text1" w:themeTint="FF" w:themeShade="FF"/>
                <w:sz w:val="17"/>
                <w:szCs w:val="17"/>
                <w:lang w:val="en-GB"/>
              </w:rPr>
              <w:t>_table primary:</w:t>
            </w:r>
            <w:r w:rsidRPr="6CEAF04A" w:rsidR="6CEAF04A">
              <w:rPr>
                <w:rFonts w:ascii="Calibri" w:hAnsi="Calibri" w:eastAsia="Calibri" w:cs="Calibri"/>
                <w:noProof w:val="0"/>
                <w:color w:val="000000" w:themeColor="text1" w:themeTint="FF" w:themeShade="FF"/>
                <w:sz w:val="17"/>
                <w:szCs w:val="17"/>
                <w:lang w:val="en-GB"/>
              </w:rPr>
              <w:t>1,mitochondrion</w:t>
            </w:r>
            <w:r w:rsidRPr="6CEAF04A" w:rsidR="6CEAF04A">
              <w:rPr>
                <w:rFonts w:ascii="Calibri" w:hAnsi="Calibri" w:eastAsia="Calibri" w:cs="Calibri"/>
                <w:noProof w:val="0"/>
                <w:color w:val="000000" w:themeColor="text1" w:themeTint="FF" w:themeShade="FF"/>
                <w:sz w:val="17"/>
                <w:szCs w:val="17"/>
                <w:lang w:val="en-GB"/>
              </w:rPr>
              <w:t>:</w:t>
            </w:r>
            <w:r w:rsidRPr="6CEAF04A" w:rsidR="6CEAF04A">
              <w:rPr>
                <w:rFonts w:ascii="Calibri" w:hAnsi="Calibri" w:eastAsia="Calibri" w:cs="Calibri"/>
                <w:noProof w:val="0"/>
                <w:color w:val="000000" w:themeColor="text1" w:themeTint="FF" w:themeShade="FF"/>
                <w:sz w:val="17"/>
                <w:szCs w:val="17"/>
                <w:lang w:val="en-GB"/>
              </w:rPr>
              <w:t>2,chloroplast</w:t>
            </w:r>
            <w:r w:rsidRPr="6CEAF04A" w:rsidR="6CEAF04A">
              <w:rPr>
                <w:rFonts w:ascii="Calibri" w:hAnsi="Calibri" w:eastAsia="Calibri" w:cs="Calibri"/>
                <w:noProof w:val="0"/>
                <w:color w:val="000000" w:themeColor="text1" w:themeTint="FF" w:themeShade="FF"/>
                <w:sz w:val="17"/>
                <w:szCs w:val="17"/>
                <w:lang w:val="en-GB"/>
              </w:rPr>
              <w:t>:</w:t>
            </w:r>
            <w:r w:rsidRPr="6CEAF04A" w:rsidR="6CEAF04A">
              <w:rPr>
                <w:rFonts w:ascii="Calibri" w:hAnsi="Calibri" w:eastAsia="Calibri" w:cs="Calibri"/>
                <w:noProof w:val="0"/>
                <w:color w:val="000000" w:themeColor="text1" w:themeTint="FF" w:themeShade="FF"/>
                <w:sz w:val="17"/>
                <w:szCs w:val="17"/>
                <w:lang w:val="en-GB"/>
              </w:rPr>
              <w:t>11,plastid</w:t>
            </w:r>
            <w:r w:rsidRPr="6CEAF04A" w:rsidR="6CEAF04A">
              <w:rPr>
                <w:rFonts w:ascii="Calibri" w:hAnsi="Calibri" w:eastAsia="Calibri" w:cs="Calibri"/>
                <w:noProof w:val="0"/>
                <w:color w:val="000000" w:themeColor="text1" w:themeTint="FF" w:themeShade="FF"/>
                <w:sz w:val="17"/>
                <w:szCs w:val="17"/>
                <w:lang w:val="en-GB"/>
              </w:rPr>
              <w:t>:11</w:t>
            </w:r>
          </w:p>
          <w:p w:rsidR="5E63DC8D" w:rsidP="6CEAF04A" w:rsidRDefault="5E63DC8D" w14:paraId="44C270DE" w14:textId="1D502CB7">
            <w:pPr>
              <w:pStyle w:val="Normal"/>
              <w:spacing w:line="360" w:lineRule="auto"/>
              <w:ind w:left="360"/>
              <w:rPr>
                <w:rFonts w:ascii="Calibri" w:hAnsi="Calibri" w:eastAsia="Calibri" w:cs="Calibri" w:asciiTheme="majorAscii" w:hAnsiTheme="majorAscii" w:eastAsiaTheme="majorAscii" w:cstheme="majorAscii"/>
                <w:i w:val="1"/>
                <w:iCs w:val="1"/>
                <w:color w:val="1F2328"/>
                <w:sz w:val="17"/>
                <w:szCs w:val="17"/>
              </w:rPr>
            </w:pPr>
          </w:p>
          <w:p w:rsidR="7367005F" w:rsidP="6CEAF04A" w:rsidRDefault="7367005F" w14:paraId="258B5E12" w14:textId="78F20B81">
            <w:pPr>
              <w:pStyle w:val="Normal"/>
              <w:spacing w:line="360" w:lineRule="auto"/>
              <w:ind w:left="360"/>
              <w:rPr>
                <w:rFonts w:ascii="Calibri" w:hAnsi="Calibri" w:eastAsia="Calibri" w:cs="Calibri" w:asciiTheme="majorAscii" w:hAnsiTheme="majorAscii" w:eastAsiaTheme="majorAscii" w:cstheme="majorAscii"/>
                <w:i w:val="1"/>
                <w:iCs w:val="1"/>
                <w:color w:val="1F2328"/>
                <w:sz w:val="17"/>
                <w:szCs w:val="17"/>
              </w:rPr>
            </w:pPr>
            <w:r w:rsidRPr="6CEAF04A" w:rsidR="6CEAF04A">
              <w:rPr>
                <w:rFonts w:ascii="Calibri" w:hAnsi="Calibri" w:eastAsia="Calibri" w:cs="Calibri" w:asciiTheme="majorAscii" w:hAnsiTheme="majorAscii" w:eastAsiaTheme="majorAscii" w:cstheme="majorAscii"/>
                <w:i w:val="1"/>
                <w:iCs w:val="1"/>
                <w:color w:val="1F2328"/>
                <w:sz w:val="17"/>
                <w:szCs w:val="17"/>
              </w:rPr>
              <w:t xml:space="preserve">For new submissions, the translation table is expected to be consistent with the default table expected for the </w:t>
            </w:r>
            <w:r w:rsidRPr="6CEAF04A" w:rsidR="6CEAF04A">
              <w:rPr>
                <w:rFonts w:ascii="Calibri" w:hAnsi="Calibri" w:eastAsia="Calibri" w:cs="Calibri" w:asciiTheme="majorAscii" w:hAnsiTheme="majorAscii" w:eastAsiaTheme="majorAscii" w:cstheme="majorAscii"/>
                <w:i w:val="1"/>
                <w:iCs w:val="1"/>
                <w:color w:val="1F2328"/>
                <w:sz w:val="17"/>
                <w:szCs w:val="17"/>
              </w:rPr>
              <w:t>taxid</w:t>
            </w:r>
            <w:r w:rsidRPr="6CEAF04A" w:rsidR="6CEAF04A">
              <w:rPr>
                <w:rFonts w:ascii="Calibri" w:hAnsi="Calibri" w:eastAsia="Calibri" w:cs="Calibri" w:asciiTheme="majorAscii" w:hAnsiTheme="majorAscii" w:eastAsiaTheme="majorAscii" w:cstheme="majorAscii"/>
                <w:i w:val="1"/>
                <w:iCs w:val="1"/>
                <w:color w:val="1F2328"/>
                <w:sz w:val="17"/>
                <w:szCs w:val="17"/>
              </w:rPr>
              <w:t xml:space="preserve">, and the </w:t>
            </w:r>
            <w:r w:rsidRPr="6CEAF04A" w:rsidR="6CEAF04A">
              <w:rPr>
                <w:rFonts w:ascii="Calibri" w:hAnsi="Calibri" w:eastAsia="Calibri" w:cs="Calibri" w:asciiTheme="majorAscii" w:hAnsiTheme="majorAscii" w:eastAsiaTheme="majorAscii" w:cstheme="majorAscii"/>
                <w:i w:val="1"/>
                <w:iCs w:val="1"/>
                <w:color w:val="1F2328"/>
                <w:sz w:val="17"/>
                <w:szCs w:val="17"/>
              </w:rPr>
              <w:t>#!transl</w:t>
            </w:r>
            <w:r w:rsidRPr="6CEAF04A" w:rsidR="6CEAF04A">
              <w:rPr>
                <w:rFonts w:ascii="Calibri" w:hAnsi="Calibri" w:eastAsia="Calibri" w:cs="Calibri" w:asciiTheme="majorAscii" w:hAnsiTheme="majorAscii" w:eastAsiaTheme="majorAscii" w:cstheme="majorAscii"/>
                <w:i w:val="1"/>
                <w:iCs w:val="1"/>
                <w:color w:val="1F2328"/>
                <w:sz w:val="17"/>
                <w:szCs w:val="17"/>
              </w:rPr>
              <w:t xml:space="preserve">_table directive will be ignored and replaced by the default values. Individual CDS features may also </w:t>
            </w:r>
            <w:r w:rsidRPr="6CEAF04A" w:rsidR="6CEAF04A">
              <w:rPr>
                <w:rFonts w:ascii="Calibri" w:hAnsi="Calibri" w:eastAsia="Calibri" w:cs="Calibri" w:asciiTheme="majorAscii" w:hAnsiTheme="majorAscii" w:eastAsiaTheme="majorAscii" w:cstheme="majorAscii"/>
                <w:i w:val="1"/>
                <w:iCs w:val="1"/>
                <w:color w:val="1F2328"/>
                <w:sz w:val="17"/>
                <w:szCs w:val="17"/>
              </w:rPr>
              <w:t>indicate</w:t>
            </w:r>
            <w:r w:rsidRPr="6CEAF04A" w:rsidR="6CEAF04A">
              <w:rPr>
                <w:rFonts w:ascii="Calibri" w:hAnsi="Calibri" w:eastAsia="Calibri" w:cs="Calibri" w:asciiTheme="majorAscii" w:hAnsiTheme="majorAscii" w:eastAsiaTheme="majorAscii" w:cstheme="majorAscii"/>
                <w:i w:val="1"/>
                <w:iCs w:val="1"/>
                <w:color w:val="1F2328"/>
                <w:sz w:val="17"/>
                <w:szCs w:val="17"/>
              </w:rPr>
              <w:t xml:space="preserve"> a translation table that differs from that specified for the file in the </w:t>
            </w:r>
            <w:r w:rsidRPr="6CEAF04A" w:rsidR="6CEAF04A">
              <w:rPr>
                <w:rFonts w:ascii="Calibri" w:hAnsi="Calibri" w:eastAsia="Calibri" w:cs="Calibri" w:asciiTheme="majorAscii" w:hAnsiTheme="majorAscii" w:eastAsiaTheme="majorAscii" w:cstheme="majorAscii"/>
                <w:i w:val="1"/>
                <w:iCs w:val="1"/>
                <w:color w:val="1F2328"/>
                <w:sz w:val="17"/>
                <w:szCs w:val="17"/>
              </w:rPr>
              <w:t>#!transl</w:t>
            </w:r>
            <w:r w:rsidRPr="6CEAF04A" w:rsidR="6CEAF04A">
              <w:rPr>
                <w:rFonts w:ascii="Calibri" w:hAnsi="Calibri" w:eastAsia="Calibri" w:cs="Calibri" w:asciiTheme="majorAscii" w:hAnsiTheme="majorAscii" w:eastAsiaTheme="majorAscii" w:cstheme="majorAscii"/>
                <w:i w:val="1"/>
                <w:iCs w:val="1"/>
                <w:color w:val="1F2328"/>
                <w:sz w:val="17"/>
                <w:szCs w:val="17"/>
              </w:rPr>
              <w:t xml:space="preserve">_table directive, which is the preferred way to annotate organisms with a novel translation table that is not yet recognized by NCBI </w:t>
            </w:r>
            <w:r w:rsidRPr="6CEAF04A" w:rsidR="6CEAF04A">
              <w:rPr>
                <w:rFonts w:ascii="Calibri" w:hAnsi="Calibri" w:eastAsia="Calibri" w:cs="Calibri" w:asciiTheme="majorAscii" w:hAnsiTheme="majorAscii" w:eastAsiaTheme="majorAscii" w:cstheme="majorAscii"/>
                <w:i w:val="1"/>
                <w:iCs w:val="1"/>
                <w:color w:val="1F2328"/>
                <w:sz w:val="17"/>
                <w:szCs w:val="17"/>
              </w:rPr>
              <w:t>Taxonomy..</w:t>
            </w:r>
            <w:r w:rsidRPr="6CEAF04A" w:rsidR="6CEAF04A">
              <w:rPr>
                <w:rFonts w:ascii="Calibri" w:hAnsi="Calibri" w:eastAsia="Calibri" w:cs="Calibri" w:asciiTheme="majorAscii" w:hAnsiTheme="majorAscii" w:eastAsiaTheme="majorAscii" w:cstheme="majorAscii"/>
                <w:i w:val="1"/>
                <w:iCs w:val="1"/>
                <w:color w:val="1F2328"/>
                <w:sz w:val="17"/>
                <w:szCs w:val="17"/>
              </w:rPr>
              <w:t xml:space="preserve"> </w:t>
            </w:r>
            <w:commentRangeEnd w:id="28"/>
            <w:r>
              <w:rPr>
                <w:rStyle w:val="CommentReference"/>
              </w:rPr>
              <w:commentReference w:id="28"/>
            </w:r>
            <w:commentRangeEnd w:id="1194159536"/>
            <w:r>
              <w:rPr>
                <w:rStyle w:val="CommentReference"/>
              </w:rPr>
              <w:commentReference w:id="1194159536"/>
            </w:r>
            <w:commentRangeEnd w:id="1114412503"/>
            <w:r>
              <w:rPr>
                <w:rStyle w:val="CommentReference"/>
              </w:rPr>
              <w:commentReference w:id="1114412503"/>
            </w:r>
            <w:commentRangeEnd w:id="2032044931"/>
            <w:r>
              <w:rPr>
                <w:rStyle w:val="CommentReference"/>
              </w:rPr>
              <w:commentReference w:id="2032044931"/>
            </w:r>
            <w:commentRangeEnd w:id="945603223"/>
            <w:r>
              <w:rPr>
                <w:rStyle w:val="CommentReference"/>
              </w:rPr>
              <w:commentReference w:id="945603223"/>
            </w:r>
            <w:commentRangeEnd w:id="1555765552"/>
            <w:r>
              <w:rPr>
                <w:rStyle w:val="CommentReference"/>
              </w:rPr>
              <w:commentReference w:id="1555765552"/>
            </w:r>
            <w:commentRangeEnd w:id="1232193488"/>
            <w:r>
              <w:rPr>
                <w:rStyle w:val="CommentReference"/>
              </w:rPr>
              <w:commentReference w:id="1232193488"/>
            </w:r>
            <w:commentRangeEnd w:id="1927997356"/>
            <w:r>
              <w:rPr>
                <w:rStyle w:val="CommentReference"/>
              </w:rPr>
              <w:commentReference w:id="1927997356"/>
            </w:r>
            <w:commentRangeEnd w:id="2097928578"/>
            <w:r>
              <w:rPr>
                <w:rStyle w:val="CommentReference"/>
              </w:rPr>
              <w:commentReference w:id="2097928578"/>
            </w:r>
            <w:commentRangeEnd w:id="962611894"/>
            <w:r>
              <w:rPr>
                <w:rStyle w:val="CommentReference"/>
              </w:rPr>
              <w:commentReference w:id="962611894"/>
            </w:r>
          </w:p>
        </w:tc>
      </w:tr>
    </w:tbl>
    <w:p w:rsidR="00C83DD1" w:rsidRDefault="00C83DD1" w14:paraId="4B5FAFE2" w14:textId="77777777">
      <w:pPr>
        <w:spacing w:after="120"/>
        <w:ind w:left="0" w:firstLine="0"/>
        <w:rPr>
          <w:rFonts w:ascii="Calibri" w:hAnsi="Calibri" w:eastAsia="Calibri" w:cs="Calibri"/>
          <w:sz w:val="17"/>
          <w:szCs w:val="17"/>
        </w:rPr>
      </w:pPr>
    </w:p>
    <w:p w:rsidR="00C83DD1" w:rsidP="6A3D3A29" w:rsidRDefault="00C83DD1" w14:paraId="7E0ED5C0" w14:textId="1B6389AB">
      <w:pPr>
        <w:pStyle w:val="Normal"/>
        <w:spacing w:after="120"/>
        <w:ind w:left="0" w:firstLine="0"/>
        <w:rPr>
          <w:rFonts w:ascii="Calibri" w:hAnsi="Calibri" w:eastAsia="Calibri" w:cs="Calibri"/>
          <w:sz w:val="17"/>
          <w:szCs w:val="17"/>
        </w:rPr>
      </w:pPr>
    </w:p>
    <w:p w:rsidR="00C83DD1" w:rsidRDefault="21330BA4" w14:paraId="1A2B1918" w14:textId="7FC10F4A">
      <w:pPr>
        <w:pStyle w:val="Heading2"/>
        <w:spacing w:before="240" w:after="360"/>
        <w:ind w:left="0" w:firstLine="0"/>
      </w:pPr>
      <w:bookmarkStart w:name="_Toc1943400215" w:id="1973788647"/>
      <w:r w:rsidR="1ED3BE92">
        <w:rPr/>
        <w:t>Column 3</w:t>
      </w:r>
      <w:bookmarkEnd w:id="1973788647"/>
    </w:p>
    <w:p w:rsidR="6A3D3A29" w:rsidP="6A3D3A29" w:rsidRDefault="6A3D3A29" w14:paraId="4A19AB44" w14:textId="33CFA03D">
      <w:pPr/>
      <w:r w:rsidR="596EE2A6">
        <w:rPr/>
        <w:t xml:space="preserve">The “type of sequence feature” in column 3 must be the sequence feature labels of </w:t>
      </w:r>
      <w:r w:rsidR="596EE2A6">
        <w:rPr/>
        <w:t>sequence_feature</w:t>
      </w:r>
      <w:r w:rsidR="596EE2A6">
        <w:rPr/>
        <w:t xml:space="preserve"> (SO:0000110) or an </w:t>
      </w:r>
      <w:r w:rsidR="596EE2A6">
        <w:rPr/>
        <w:t>is_a</w:t>
      </w:r>
      <w:r w:rsidR="596EE2A6">
        <w:rPr/>
        <w:t xml:space="preserve"> or </w:t>
      </w:r>
      <w:r w:rsidR="596EE2A6">
        <w:rPr/>
        <w:t>part_of</w:t>
      </w:r>
      <w:r w:rsidR="596EE2A6">
        <w:rPr/>
        <w:t xml:space="preserve"> child of it. </w:t>
      </w:r>
      <w:commentRangeStart w:id="30"/>
      <w:commentRangeStart w:id="31"/>
      <w:commentRangeStart w:id="32"/>
      <w:commentRangeStart w:id="33"/>
      <w:commentRangeStart w:id="654396603"/>
      <w:commentRangeEnd w:id="30"/>
      <w:r>
        <w:rPr>
          <w:rStyle w:val="CommentReference"/>
        </w:rPr>
        <w:commentReference w:id="30"/>
      </w:r>
      <w:commentRangeEnd w:id="31"/>
      <w:r>
        <w:rPr>
          <w:rStyle w:val="CommentReference"/>
        </w:rPr>
        <w:commentReference w:id="31"/>
      </w:r>
      <w:commentRangeEnd w:id="32"/>
      <w:r>
        <w:rPr>
          <w:rStyle w:val="CommentReference"/>
        </w:rPr>
        <w:commentReference w:id="32"/>
      </w:r>
      <w:commentRangeEnd w:id="33"/>
      <w:r>
        <w:rPr>
          <w:rStyle w:val="CommentReference"/>
        </w:rPr>
        <w:commentReference w:id="33"/>
      </w:r>
      <w:commentRangeEnd w:id="654396603"/>
      <w:r>
        <w:rPr>
          <w:rStyle w:val="CommentReference"/>
        </w:rPr>
        <w:commentReference w:id="654396603"/>
      </w:r>
      <w:r w:rsidR="596EE2A6">
        <w:rPr/>
        <w:t xml:space="preserve">The allowable </w:t>
      </w:r>
      <w:r w:rsidRPr="596EE2A6" w:rsidR="596EE2A6">
        <w:rPr>
          <w:sz w:val="27"/>
          <w:szCs w:val="27"/>
        </w:rPr>
        <w:t xml:space="preserve">sequence features can be found in this </w:t>
      </w:r>
      <w:hyperlink r:id="R0450f57abfdb4d45">
        <w:commentRangeStart w:id="1234385558"/>
        <w:r w:rsidRPr="596EE2A6" w:rsidR="596EE2A6">
          <w:rPr>
            <w:rStyle w:val="Hyperlink"/>
            <w:sz w:val="27"/>
            <w:szCs w:val="27"/>
            <w:highlight w:val="red"/>
          </w:rPr>
          <w:t>INSDC SO-INSDC feature mapping file</w:t>
        </w:r>
      </w:hyperlink>
      <w:commentRangeEnd w:id="1234385558"/>
      <w:r>
        <w:rPr>
          <w:rStyle w:val="CommentReference"/>
        </w:rPr>
        <w:commentReference w:id="1234385558"/>
      </w:r>
      <w:r w:rsidRPr="596EE2A6" w:rsidR="596EE2A6">
        <w:rPr>
          <w:sz w:val="27"/>
          <w:szCs w:val="27"/>
        </w:rPr>
        <w:t xml:space="preserve">. </w:t>
      </w:r>
      <w:r w:rsidR="596EE2A6">
        <w:rPr/>
        <w:t xml:space="preserve">For INSDC exchange and export, a more </w:t>
      </w:r>
      <w:commentRangeStart w:id="700167914"/>
      <w:r w:rsidR="596EE2A6">
        <w:rPr/>
        <w:t xml:space="preserve">restrictive subset of sequence features will be used. For submission it is recommended that one of this </w:t>
      </w:r>
      <w:r w:rsidR="596EE2A6">
        <w:rPr/>
        <w:t>subset</w:t>
      </w:r>
      <w:r w:rsidR="596EE2A6">
        <w:rPr/>
        <w:t xml:space="preserve"> is used too. If not, INSDC will normalise using a corresponding parent </w:t>
      </w:r>
      <w:r w:rsidR="596EE2A6">
        <w:rPr/>
        <w:t>sequence_feature</w:t>
      </w:r>
      <w:r w:rsidR="596EE2A6">
        <w:rPr/>
        <w:t xml:space="preserve"> col_3 and putting the finer granular SO </w:t>
      </w:r>
      <w:r w:rsidR="596EE2A6">
        <w:rPr/>
        <w:t>sequence_feature</w:t>
      </w:r>
      <w:r w:rsidR="596EE2A6">
        <w:rPr/>
        <w:t xml:space="preserve"> into col_9.</w:t>
      </w:r>
      <w:commentRangeEnd w:id="700167914"/>
      <w:r>
        <w:rPr>
          <w:rStyle w:val="CommentReference"/>
        </w:rPr>
        <w:commentReference w:id="700167914"/>
      </w:r>
    </w:p>
    <w:p w:rsidR="6A3D3A29" w:rsidP="596EE2A6" w:rsidRDefault="6A3D3A29" w14:paraId="503BE01E" w14:textId="789BBB1C">
      <w:pPr>
        <w:rPr>
          <w:noProof w:val="0"/>
          <w:sz w:val="27"/>
          <w:szCs w:val="27"/>
          <w:lang w:val="en-GB"/>
        </w:rPr>
      </w:pPr>
    </w:p>
    <w:p w:rsidR="00C83DD1" w:rsidP="6CEAF04A" w:rsidRDefault="00C83DD1" w14:paraId="60A7806B" w14:textId="56315046">
      <w:pPr>
        <w:pStyle w:val="Normal"/>
        <w:rPr>
          <w:sz w:val="27"/>
          <w:szCs w:val="27"/>
        </w:rPr>
      </w:pPr>
    </w:p>
    <w:p w:rsidR="00C83DD1" w:rsidRDefault="21330BA4" w14:paraId="45EE70C7" w14:textId="78ED5855">
      <w:pPr>
        <w:pStyle w:val="Heading2"/>
        <w:spacing w:before="240" w:after="360"/>
        <w:ind w:left="0" w:firstLine="0"/>
      </w:pPr>
      <w:bookmarkStart w:name="_Toc1447173866" w:id="1536151312"/>
      <w:r w:rsidR="1ED3BE92">
        <w:rPr/>
        <w:t>Columns 4 and 5</w:t>
      </w:r>
      <w:bookmarkEnd w:id="1536151312"/>
    </w:p>
    <w:p w:rsidR="00C83DD1" w:rsidP="6A3D3A29" w:rsidRDefault="21330BA4" w14:paraId="1125A8C1" w14:textId="3C0CC4EF">
      <w:pPr>
        <w:pStyle w:val="Normal"/>
        <w:spacing w:before="240" w:after="360"/>
        <w:ind/>
      </w:pPr>
      <w:r w:rsidR="596EE2A6">
        <w:rPr/>
        <w:t xml:space="preserve">The </w:t>
      </w:r>
      <w:r w:rsidRPr="596EE2A6" w:rsidR="596EE2A6">
        <w:rPr>
          <w:b w:val="1"/>
          <w:bCs w:val="1"/>
        </w:rPr>
        <w:t xml:space="preserve">recommendation </w:t>
      </w:r>
      <w:r w:rsidR="596EE2A6">
        <w:rPr/>
        <w:t xml:space="preserve">for submission is that the ordering of features is in this priority: </w:t>
      </w:r>
      <w:r w:rsidRPr="596EE2A6" w:rsidR="596EE2A6">
        <w:rPr>
          <w:b w:val="1"/>
          <w:bCs w:val="1"/>
        </w:rPr>
        <w:t>seqid</w:t>
      </w:r>
      <w:r w:rsidR="596EE2A6">
        <w:rPr/>
        <w:t xml:space="preserve">, then ascending </w:t>
      </w:r>
      <w:r w:rsidRPr="596EE2A6" w:rsidR="596EE2A6">
        <w:rPr>
          <w:b w:val="1"/>
          <w:bCs w:val="1"/>
        </w:rPr>
        <w:t xml:space="preserve">start </w:t>
      </w:r>
      <w:r w:rsidR="596EE2A6">
        <w:rPr/>
        <w:t xml:space="preserve">coordinate and then </w:t>
      </w:r>
      <w:r w:rsidRPr="596EE2A6" w:rsidR="596EE2A6">
        <w:rPr>
          <w:b w:val="1"/>
          <w:bCs w:val="1"/>
        </w:rPr>
        <w:t>end</w:t>
      </w:r>
      <w:r w:rsidR="596EE2A6">
        <w:rPr/>
        <w:t>. However, p</w:t>
      </w:r>
      <w:commentRangeStart w:id="706860593"/>
      <w:commentRangeStart w:id="1083063633"/>
      <w:r w:rsidR="596EE2A6">
        <w:rPr/>
        <w:t>arent gene features are to be listed before children, even if child features are upstream</w:t>
      </w:r>
      <w:commentRangeEnd w:id="706860593"/>
      <w:r>
        <w:rPr>
          <w:rStyle w:val="CommentReference"/>
        </w:rPr>
        <w:commentReference w:id="706860593"/>
      </w:r>
      <w:commentRangeEnd w:id="1083063633"/>
      <w:r>
        <w:rPr>
          <w:rStyle w:val="CommentReference"/>
        </w:rPr>
        <w:commentReference w:id="1083063633"/>
      </w:r>
      <w:r w:rsidR="596EE2A6">
        <w:rPr/>
        <w:t xml:space="preserve">.  The above sort order </w:t>
      </w:r>
      <w:r w:rsidRPr="596EE2A6" w:rsidR="596EE2A6">
        <w:rPr>
          <w:b w:val="1"/>
          <w:bCs w:val="1"/>
        </w:rPr>
        <w:t xml:space="preserve">should </w:t>
      </w:r>
      <w:r w:rsidR="596EE2A6">
        <w:rPr/>
        <w:t>also be used for INSDC exchange and export.</w:t>
      </w:r>
      <w:commentRangeStart w:id="1517417416"/>
      <w:commentRangeStart w:id="1668371370"/>
      <w:commentRangeStart w:id="1264006449"/>
      <w:commentRangeStart w:id="1744627643"/>
      <w:commentRangeStart w:id="619694723"/>
      <w:commentRangeStart w:id="889769402"/>
      <w:commentRangeEnd w:id="1517417416"/>
      <w:r>
        <w:rPr>
          <w:rStyle w:val="CommentReference"/>
        </w:rPr>
        <w:commentReference w:id="1517417416"/>
      </w:r>
      <w:commentRangeEnd w:id="1668371370"/>
      <w:r>
        <w:rPr>
          <w:rStyle w:val="CommentReference"/>
        </w:rPr>
        <w:commentReference w:id="1668371370"/>
      </w:r>
      <w:commentRangeEnd w:id="1264006449"/>
      <w:r>
        <w:rPr>
          <w:rStyle w:val="CommentReference"/>
        </w:rPr>
        <w:commentReference w:id="1264006449"/>
      </w:r>
      <w:commentRangeEnd w:id="1744627643"/>
      <w:r>
        <w:rPr>
          <w:rStyle w:val="CommentReference"/>
        </w:rPr>
        <w:commentReference w:id="1744627643"/>
      </w:r>
      <w:commentRangeEnd w:id="619694723"/>
      <w:r>
        <w:rPr>
          <w:rStyle w:val="CommentReference"/>
        </w:rPr>
        <w:commentReference w:id="619694723"/>
      </w:r>
      <w:commentRangeEnd w:id="889769402"/>
      <w:r>
        <w:rPr>
          <w:rStyle w:val="CommentReference"/>
        </w:rPr>
        <w:commentReference w:id="889769402"/>
      </w:r>
      <w:r w:rsidR="596EE2A6">
        <w:rPr/>
        <w:t xml:space="preserve">  Ordering in this </w:t>
      </w:r>
      <w:r w:rsidR="596EE2A6">
        <w:rPr/>
        <w:t>canonical</w:t>
      </w:r>
      <w:r w:rsidR="596EE2A6">
        <w:rPr/>
        <w:t xml:space="preserve"> way, reduces computational resources for validation. </w:t>
      </w:r>
      <w:commentRangeStart w:id="37"/>
      <w:commentRangeStart w:id="143229897"/>
      <w:commentRangeStart w:id="628215512"/>
      <w:commentRangeStart w:id="863254078"/>
      <w:commentRangeStart w:id="1451737093"/>
      <w:commentRangeStart w:id="138631951"/>
      <w:commentRangeEnd w:id="37"/>
      <w:r>
        <w:rPr>
          <w:rStyle w:val="CommentReference"/>
        </w:rPr>
        <w:commentReference w:id="37"/>
      </w:r>
      <w:commentRangeEnd w:id="143229897"/>
      <w:r>
        <w:rPr>
          <w:rStyle w:val="CommentReference"/>
        </w:rPr>
        <w:commentReference w:id="143229897"/>
      </w:r>
      <w:commentRangeEnd w:id="628215512"/>
      <w:r>
        <w:rPr>
          <w:rStyle w:val="CommentReference"/>
        </w:rPr>
        <w:commentReference w:id="628215512"/>
      </w:r>
      <w:commentRangeEnd w:id="863254078"/>
      <w:r>
        <w:rPr>
          <w:rStyle w:val="CommentReference"/>
        </w:rPr>
        <w:commentReference w:id="863254078"/>
      </w:r>
      <w:commentRangeEnd w:id="1451737093"/>
      <w:r>
        <w:rPr>
          <w:rStyle w:val="CommentReference"/>
        </w:rPr>
        <w:commentReference w:id="1451737093"/>
      </w:r>
      <w:commentRangeEnd w:id="138631951"/>
      <w:r>
        <w:rPr>
          <w:rStyle w:val="CommentReference"/>
        </w:rPr>
        <w:commentReference w:id="138631951"/>
      </w:r>
    </w:p>
    <w:p w:rsidR="00C83DD1" w:rsidP="6A3D3A29" w:rsidRDefault="21330BA4" w14:paraId="3C5FAF4C" w14:textId="53C185E7">
      <w:pPr>
        <w:spacing w:before="240" w:after="360"/>
        <w:ind/>
      </w:pPr>
    </w:p>
    <w:p w:rsidR="00C83DD1" w:rsidP="6A3D3A29" w:rsidRDefault="21330BA4" w14:paraId="14F67CA4" w14:textId="1B6D1931">
      <w:pPr>
        <w:pStyle w:val="Heading2"/>
        <w:ind w:left="0" w:hanging="0"/>
      </w:pPr>
      <w:bookmarkStart w:name="_Toc2035964975" w:id="641349658"/>
      <w:r w:rsidR="1ED3BE92">
        <w:rPr/>
        <w:t xml:space="preserve">Column 9 – </w:t>
      </w:r>
      <w:r w:rsidR="1ED3BE92">
        <w:rPr/>
        <w:t>Pre-defined GFF3 attributes recognized in the INSDC GFF3 specification</w:t>
      </w:r>
      <w:bookmarkEnd w:id="641349658"/>
    </w:p>
    <w:p w:rsidR="00C83DD1" w:rsidRDefault="00C83DD1" w14:paraId="53B2BBBF" w14:textId="77777777">
      <w:pPr>
        <w:ind w:firstLine="1440"/>
      </w:pPr>
    </w:p>
    <w:tbl>
      <w:tblPr>
        <w:tblStyle w:val="TableGrid"/>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695"/>
        <w:gridCol w:w="3270"/>
        <w:gridCol w:w="5940"/>
      </w:tblGrid>
      <w:tr w:rsidR="1ED3BE92" w:rsidTr="1ED3BE92" w14:paraId="17384470">
        <w:trPr>
          <w:trHeight w:val="315"/>
        </w:trPr>
        <w:tc>
          <w:tcPr>
            <w:tcW w:w="1695" w:type="dxa"/>
            <w:tcBorders>
              <w:top w:val="single" w:color="000000" w:themeColor="text1" w:sz="6"/>
              <w:left w:val="single" w:color="000000" w:themeColor="text1" w:sz="6"/>
              <w:bottom w:val="single" w:color="000000" w:themeColor="text1" w:sz="6"/>
              <w:right w:val="single" w:color="000000" w:themeColor="text1" w:sz="6"/>
            </w:tcBorders>
            <w:shd w:val="clear" w:color="auto" w:fill="8DB3E2" w:themeFill="text2" w:themeFillTint="66"/>
            <w:tcMar>
              <w:top w:w="30" w:type="dxa"/>
              <w:left w:w="45" w:type="dxa"/>
              <w:bottom w:w="30" w:type="dxa"/>
              <w:right w:w="45" w:type="dxa"/>
            </w:tcMar>
            <w:vAlign w:val="top"/>
          </w:tcPr>
          <w:p w:rsidR="1ED3BE92" w:rsidP="1ED3BE92" w:rsidRDefault="1ED3BE92" w14:paraId="7A343995" w14:textId="1445C54E">
            <w:pPr>
              <w:spacing w:before="0" w:beforeAutospacing="off" w:after="0" w:afterAutospacing="off"/>
              <w:ind w:left="0" w:hanging="0"/>
            </w:pPr>
            <w:r w:rsidRPr="1ED3BE92" w:rsidR="1ED3BE92">
              <w:rPr>
                <w:rFonts w:ascii="Arial" w:hAnsi="Arial" w:eastAsia="Arial" w:cs="Arial"/>
                <w:sz w:val="20"/>
                <w:szCs w:val="20"/>
              </w:rPr>
              <w:t>Attribute tag</w:t>
            </w:r>
          </w:p>
        </w:tc>
        <w:tc>
          <w:tcPr>
            <w:tcW w:w="3270" w:type="dxa"/>
            <w:tcBorders>
              <w:top w:val="single" w:color="000000" w:themeColor="text1" w:sz="6"/>
              <w:left w:val="single" w:color="000000" w:themeColor="text1" w:sz="6"/>
              <w:bottom w:val="single" w:color="000000" w:themeColor="text1" w:sz="6"/>
              <w:right w:val="single" w:color="000000" w:themeColor="text1" w:sz="6"/>
            </w:tcBorders>
            <w:shd w:val="clear" w:color="auto" w:fill="8DB3E2" w:themeFill="text2" w:themeFillTint="66"/>
            <w:tcMar>
              <w:top w:w="30" w:type="dxa"/>
              <w:left w:w="45" w:type="dxa"/>
              <w:bottom w:w="30" w:type="dxa"/>
              <w:right w:w="45" w:type="dxa"/>
            </w:tcMar>
            <w:vAlign w:val="top"/>
          </w:tcPr>
          <w:p w:rsidR="1ED3BE92" w:rsidP="1ED3BE92" w:rsidRDefault="1ED3BE92" w14:paraId="05D30B71" w14:textId="4F880DB1">
            <w:pPr>
              <w:spacing w:before="0" w:beforeAutospacing="off" w:after="0" w:afterAutospacing="off"/>
              <w:ind w:left="0" w:hanging="0"/>
            </w:pPr>
            <w:r w:rsidRPr="1ED3BE92" w:rsidR="1ED3BE92">
              <w:rPr>
                <w:rFonts w:ascii="Arial" w:hAnsi="Arial" w:eastAsia="Arial" w:cs="Arial"/>
                <w:sz w:val="20"/>
                <w:szCs w:val="20"/>
              </w:rPr>
              <w:t>Requirement</w:t>
            </w:r>
          </w:p>
        </w:tc>
        <w:tc>
          <w:tcPr>
            <w:tcW w:w="5940" w:type="dxa"/>
            <w:tcBorders>
              <w:top w:val="single" w:color="000000" w:themeColor="text1" w:sz="6"/>
              <w:left w:val="single" w:color="000000" w:themeColor="text1" w:sz="6"/>
              <w:bottom w:val="single" w:color="000000" w:themeColor="text1" w:sz="6"/>
              <w:right w:val="single" w:color="000000" w:themeColor="text1" w:sz="6"/>
            </w:tcBorders>
            <w:shd w:val="clear" w:color="auto" w:fill="8DB3E2" w:themeFill="text2" w:themeFillTint="66"/>
            <w:tcMar>
              <w:top w:w="30" w:type="dxa"/>
              <w:left w:w="45" w:type="dxa"/>
              <w:bottom w:w="30" w:type="dxa"/>
              <w:right w:w="45" w:type="dxa"/>
            </w:tcMar>
            <w:vAlign w:val="top"/>
          </w:tcPr>
          <w:p w:rsidR="1ED3BE92" w:rsidP="1ED3BE92" w:rsidRDefault="1ED3BE92" w14:paraId="639D1C25" w14:textId="4376F2DA">
            <w:pPr>
              <w:spacing w:before="0" w:beforeAutospacing="off" w:after="0" w:afterAutospacing="off"/>
              <w:ind w:left="0" w:hanging="0"/>
            </w:pPr>
            <w:r w:rsidRPr="1ED3BE92" w:rsidR="1ED3BE92">
              <w:rPr>
                <w:rFonts w:ascii="Arial" w:hAnsi="Arial" w:eastAsia="Arial" w:cs="Arial"/>
                <w:sz w:val="20"/>
                <w:szCs w:val="20"/>
              </w:rPr>
              <w:t>Description</w:t>
            </w:r>
          </w:p>
        </w:tc>
      </w:tr>
      <w:tr w:rsidR="1ED3BE92" w:rsidTr="1ED3BE92" w14:paraId="4C64F670">
        <w:trPr>
          <w:trHeight w:val="315"/>
        </w:trPr>
        <w:tc>
          <w:tcPr>
            <w:tcW w:w="1695"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top"/>
          </w:tcPr>
          <w:p w:rsidR="1ED3BE92" w:rsidP="1ED3BE92" w:rsidRDefault="1ED3BE92" w14:paraId="25EC49BB" w14:textId="0AE6E361">
            <w:pPr>
              <w:spacing w:before="0" w:beforeAutospacing="off" w:after="0" w:afterAutospacing="off"/>
              <w:ind w:left="0" w:hanging="0"/>
            </w:pPr>
            <w:r w:rsidRPr="1ED3BE92" w:rsidR="1ED3BE92">
              <w:rPr>
                <w:rFonts w:ascii="Arial" w:hAnsi="Arial" w:eastAsia="Arial" w:cs="Arial"/>
                <w:sz w:val="20"/>
                <w:szCs w:val="20"/>
              </w:rPr>
              <w:t>ID</w:t>
            </w:r>
          </w:p>
        </w:tc>
        <w:tc>
          <w:tcPr>
            <w:tcW w:w="3270"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top"/>
          </w:tcPr>
          <w:p w:rsidR="1ED3BE92" w:rsidP="1ED3BE92" w:rsidRDefault="1ED3BE92" w14:paraId="192599C6" w14:textId="0A16D876">
            <w:pPr>
              <w:spacing w:before="0" w:beforeAutospacing="off" w:after="0" w:afterAutospacing="off"/>
              <w:ind w:left="0" w:hanging="0"/>
            </w:pPr>
            <w:r w:rsidRPr="1ED3BE92" w:rsidR="1ED3BE92">
              <w:rPr>
                <w:rFonts w:ascii="Arial" w:hAnsi="Arial" w:eastAsia="Arial" w:cs="Arial"/>
                <w:sz w:val="20"/>
                <w:szCs w:val="20"/>
              </w:rPr>
              <w:t>Mandatory (if feature has children)</w:t>
            </w:r>
          </w:p>
        </w:tc>
        <w:tc>
          <w:tcPr>
            <w:tcW w:w="5940" w:type="dxa"/>
            <w:tcBorders>
              <w:top w:val="single" w:color="000000" w:themeColor="text1" w:sz="6"/>
              <w:left w:val="single" w:color="000000" w:themeColor="text1" w:sz="6"/>
              <w:bottom w:val="single" w:color="000000" w:themeColor="text1" w:sz="6"/>
              <w:right w:val="single" w:color="000000" w:themeColor="text1" w:sz="6"/>
            </w:tcBorders>
            <w:tcMar>
              <w:top w:w="30" w:type="dxa"/>
              <w:bottom w:w="30" w:type="dxa"/>
            </w:tcMar>
            <w:vAlign w:val="top"/>
          </w:tcPr>
          <w:p w:rsidR="1ED3BE92" w:rsidP="1ED3BE92" w:rsidRDefault="1ED3BE92" w14:paraId="453AE5A4" w14:textId="71D38949">
            <w:pPr>
              <w:spacing w:before="0" w:beforeAutospacing="off" w:after="0" w:afterAutospacing="off"/>
              <w:ind w:left="0" w:hanging="0"/>
            </w:pPr>
            <w:r w:rsidRPr="1ED3BE92" w:rsidR="1ED3BE92">
              <w:rPr>
                <w:rFonts w:ascii="Arial" w:hAnsi="Arial" w:eastAsia="Arial" w:cs="Arial"/>
                <w:sz w:val="20"/>
                <w:szCs w:val="20"/>
              </w:rPr>
              <w:t xml:space="preserve">Indicates the ID of the feature. The ID attribute is mandatory for features that have children (e.g. gene and mRNAs), or for those that span multiple lines, but are optional for other features. IDs for each feature must be unique within the scope of the GFF file. In the case of discontinuous features (i.e. a single feature that exists over multiple genomic locations) the same ID may appear on multiple lines. All lines that share an ID must collectively represent a single feature. </w:t>
            </w:r>
            <w:r>
              <w:br/>
            </w:r>
            <w:r w:rsidRPr="1ED3BE92" w:rsidR="1ED3BE92">
              <w:rPr>
                <w:rFonts w:ascii="Arial" w:hAnsi="Arial" w:eastAsia="Arial" w:cs="Arial"/>
                <w:sz w:val="20"/>
                <w:szCs w:val="20"/>
              </w:rPr>
              <w:t>The ID value itself is arbitrary and may be replaced in the course of submission or INSDC exchange processing.</w:t>
            </w:r>
          </w:p>
        </w:tc>
      </w:tr>
      <w:tr w:rsidR="1ED3BE92" w:rsidTr="1ED3BE92" w14:paraId="7CD0D451">
        <w:trPr>
          <w:trHeight w:val="315"/>
        </w:trPr>
        <w:tc>
          <w:tcPr>
            <w:tcW w:w="1695"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top"/>
          </w:tcPr>
          <w:p w:rsidR="1ED3BE92" w:rsidP="1ED3BE92" w:rsidRDefault="1ED3BE92" w14:paraId="33744199" w14:textId="411472D9">
            <w:pPr>
              <w:spacing w:before="0" w:beforeAutospacing="off" w:after="0" w:afterAutospacing="off"/>
              <w:ind w:left="0" w:hanging="0"/>
            </w:pPr>
            <w:r w:rsidRPr="1ED3BE92" w:rsidR="1ED3BE92">
              <w:rPr>
                <w:rFonts w:ascii="Arial" w:hAnsi="Arial" w:eastAsia="Arial" w:cs="Arial"/>
                <w:sz w:val="20"/>
                <w:szCs w:val="20"/>
              </w:rPr>
              <w:t>Parent</w:t>
            </w:r>
          </w:p>
        </w:tc>
        <w:tc>
          <w:tcPr>
            <w:tcW w:w="3270"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top"/>
          </w:tcPr>
          <w:p w:rsidR="1ED3BE92" w:rsidP="1ED3BE92" w:rsidRDefault="1ED3BE92" w14:paraId="72F47376" w14:textId="32731482">
            <w:pPr>
              <w:spacing w:before="0" w:beforeAutospacing="off" w:after="0" w:afterAutospacing="off"/>
              <w:ind w:left="0" w:hanging="0"/>
            </w:pPr>
            <w:r w:rsidRPr="1ED3BE92" w:rsidR="1ED3BE92">
              <w:rPr>
                <w:rFonts w:ascii="Arial" w:hAnsi="Arial" w:eastAsia="Arial" w:cs="Arial"/>
                <w:sz w:val="20"/>
                <w:szCs w:val="20"/>
              </w:rPr>
              <w:t>Mandatory (if feature has parent)</w:t>
            </w:r>
          </w:p>
        </w:tc>
        <w:tc>
          <w:tcPr>
            <w:tcW w:w="5940" w:type="dxa"/>
            <w:tcBorders>
              <w:top w:val="single" w:color="000000" w:themeColor="text1" w:sz="6"/>
              <w:left w:val="single" w:color="000000" w:themeColor="text1" w:sz="6"/>
              <w:bottom w:val="single" w:color="000000" w:themeColor="text1" w:sz="6"/>
              <w:right w:val="single" w:color="000000" w:themeColor="text1" w:sz="6"/>
            </w:tcBorders>
            <w:tcMar>
              <w:top w:w="30" w:type="dxa"/>
              <w:bottom w:w="30" w:type="dxa"/>
            </w:tcMar>
            <w:vAlign w:val="top"/>
          </w:tcPr>
          <w:p w:rsidR="1ED3BE92" w:rsidP="1ED3BE92" w:rsidRDefault="1ED3BE92" w14:paraId="7DF6ECDD" w14:textId="6DE67B45">
            <w:pPr>
              <w:spacing w:before="0" w:beforeAutospacing="off" w:after="0" w:afterAutospacing="off"/>
              <w:ind w:left="0" w:hanging="0"/>
            </w:pPr>
            <w:r w:rsidRPr="1ED3BE92" w:rsidR="1ED3BE92">
              <w:rPr>
                <w:rFonts w:ascii="Arial" w:hAnsi="Arial" w:eastAsia="Arial" w:cs="Arial"/>
                <w:sz w:val="20"/>
                <w:szCs w:val="20"/>
              </w:rPr>
              <w:t xml:space="preserve">Indicates the parent of the feature. A parent ID can be used to group exons into transcripts, transcripts into genes, and so forth. </w:t>
            </w:r>
            <w:r>
              <w:br/>
            </w:r>
            <w:r w:rsidRPr="1ED3BE92" w:rsidR="1ED3BE92">
              <w:rPr>
                <w:rFonts w:ascii="Arial" w:hAnsi="Arial" w:eastAsia="Arial" w:cs="Arial"/>
                <w:sz w:val="20"/>
                <w:szCs w:val="20"/>
              </w:rPr>
              <w:t xml:space="preserve">SO GFF3 permits a feature to have multiple parents. However, in the INSDC GFF3 profile each feature row must contain only a single parent. If a feature has more than one parent (e.g. an exon in multiple transcripts), these should be listed in duplicate rows as one feature per Parent. This avoids ambiguity in parent-specific interpretation e.g. exon numbering of different transcripts. It also makes validation easier, and more scalable, thus ensuring quality. </w:t>
            </w:r>
            <w:r>
              <w:br/>
            </w:r>
            <w:r w:rsidRPr="1ED3BE92" w:rsidR="1ED3BE92">
              <w:rPr>
                <w:rFonts w:ascii="Arial" w:hAnsi="Arial" w:eastAsia="Arial" w:cs="Arial"/>
                <w:sz w:val="20"/>
                <w:szCs w:val="20"/>
              </w:rPr>
              <w:t>Parent shall only be used to indicate a part_of relationship.</w:t>
            </w:r>
          </w:p>
        </w:tc>
      </w:tr>
      <w:tr w:rsidR="1ED3BE92" w:rsidTr="1ED3BE92" w14:paraId="77A50B82">
        <w:trPr>
          <w:trHeight w:val="315"/>
        </w:trPr>
        <w:tc>
          <w:tcPr>
            <w:tcW w:w="1695"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top"/>
          </w:tcPr>
          <w:p w:rsidR="1ED3BE92" w:rsidP="1ED3BE92" w:rsidRDefault="1ED3BE92" w14:paraId="52335C52" w14:textId="21A24378">
            <w:pPr>
              <w:spacing w:before="0" w:beforeAutospacing="off" w:after="0" w:afterAutospacing="off"/>
              <w:ind w:left="0" w:hanging="0"/>
            </w:pPr>
            <w:r w:rsidRPr="1ED3BE92" w:rsidR="1ED3BE92">
              <w:rPr>
                <w:rFonts w:ascii="Arial" w:hAnsi="Arial" w:eastAsia="Arial" w:cs="Arial"/>
                <w:sz w:val="20"/>
                <w:szCs w:val="20"/>
              </w:rPr>
              <w:t>Dbxref</w:t>
            </w:r>
          </w:p>
        </w:tc>
        <w:tc>
          <w:tcPr>
            <w:tcW w:w="3270"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top"/>
          </w:tcPr>
          <w:p w:rsidR="1ED3BE92" w:rsidP="1ED3BE92" w:rsidRDefault="1ED3BE92" w14:paraId="0D1E58AB" w14:textId="34B0251F">
            <w:pPr>
              <w:spacing w:before="0" w:beforeAutospacing="off" w:after="0" w:afterAutospacing="off"/>
              <w:ind w:left="0" w:hanging="0"/>
            </w:pPr>
            <w:r w:rsidRPr="1ED3BE92" w:rsidR="1ED3BE92">
              <w:rPr>
                <w:rFonts w:ascii="Arial" w:hAnsi="Arial" w:eastAsia="Arial" w:cs="Arial"/>
                <w:sz w:val="20"/>
                <w:szCs w:val="20"/>
              </w:rPr>
              <w:t>Optional</w:t>
            </w:r>
          </w:p>
        </w:tc>
        <w:tc>
          <w:tcPr>
            <w:tcW w:w="5940" w:type="dxa"/>
            <w:tcBorders>
              <w:top w:val="single" w:color="000000" w:themeColor="text1" w:sz="6"/>
              <w:left w:val="single" w:color="000000" w:themeColor="text1" w:sz="6"/>
              <w:bottom w:val="single" w:color="000000" w:themeColor="text1" w:sz="6"/>
              <w:right w:val="single" w:color="000000" w:themeColor="text1" w:sz="6"/>
            </w:tcBorders>
            <w:tcMar>
              <w:top w:w="30" w:type="dxa"/>
              <w:bottom w:w="30" w:type="dxa"/>
            </w:tcMar>
            <w:vAlign w:val="top"/>
          </w:tcPr>
          <w:p w:rsidR="1ED3BE92" w:rsidP="1ED3BE92" w:rsidRDefault="1ED3BE92" w14:paraId="26367FDD" w14:textId="6E02F008">
            <w:pPr>
              <w:spacing w:before="0" w:beforeAutospacing="off" w:after="0" w:afterAutospacing="off"/>
              <w:ind w:left="0" w:hanging="0"/>
            </w:pPr>
            <w:r w:rsidRPr="1ED3BE92" w:rsidR="1ED3BE92">
              <w:rPr>
                <w:rFonts w:ascii="Arial" w:hAnsi="Arial" w:eastAsia="Arial" w:cs="Arial"/>
                <w:sz w:val="20"/>
                <w:szCs w:val="20"/>
              </w:rPr>
              <w:t xml:space="preserve">Indicates one or more database cross-references as a comma-delimited set of DBTAG:ID pairs. DBTAGs must be within the INSDC controlled vocabulary list at </w:t>
            </w:r>
            <w:hyperlink r:id="R4e81cb48244c478f">
              <w:r w:rsidRPr="1ED3BE92" w:rsidR="1ED3BE92">
                <w:rPr>
                  <w:rStyle w:val="Hyperlink"/>
                  <w:sz w:val="20"/>
                  <w:szCs w:val="20"/>
                </w:rPr>
                <w:t>https://www.insdc.org/submitting-standards/dbxref-qualifier-vocabulary/</w:t>
              </w:r>
            </w:hyperlink>
          </w:p>
        </w:tc>
      </w:tr>
      <w:tr w:rsidR="1ED3BE92" w:rsidTr="1ED3BE92" w14:paraId="22FEAA59">
        <w:trPr>
          <w:trHeight w:val="315"/>
        </w:trPr>
        <w:tc>
          <w:tcPr>
            <w:tcW w:w="1695"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top"/>
          </w:tcPr>
          <w:p w:rsidR="1ED3BE92" w:rsidP="1ED3BE92" w:rsidRDefault="1ED3BE92" w14:paraId="4578DE4C" w14:textId="2238F512">
            <w:pPr>
              <w:spacing w:before="0" w:beforeAutospacing="off" w:after="0" w:afterAutospacing="off"/>
              <w:ind w:left="0" w:hanging="0"/>
            </w:pPr>
            <w:r w:rsidRPr="1ED3BE92" w:rsidR="1ED3BE92">
              <w:rPr>
                <w:rFonts w:ascii="Arial" w:hAnsi="Arial" w:eastAsia="Arial" w:cs="Arial"/>
                <w:sz w:val="20"/>
                <w:szCs w:val="20"/>
              </w:rPr>
              <w:t>Note</w:t>
            </w:r>
          </w:p>
        </w:tc>
        <w:tc>
          <w:tcPr>
            <w:tcW w:w="3270"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top"/>
          </w:tcPr>
          <w:p w:rsidR="1ED3BE92" w:rsidP="1ED3BE92" w:rsidRDefault="1ED3BE92" w14:paraId="775641DF" w14:textId="29F23355">
            <w:pPr>
              <w:spacing w:before="0" w:beforeAutospacing="off" w:after="0" w:afterAutospacing="off"/>
              <w:ind w:left="0" w:hanging="0"/>
            </w:pPr>
            <w:r w:rsidRPr="1ED3BE92" w:rsidR="1ED3BE92">
              <w:rPr>
                <w:rFonts w:ascii="Arial" w:hAnsi="Arial" w:eastAsia="Arial" w:cs="Arial"/>
                <w:sz w:val="20"/>
                <w:szCs w:val="20"/>
              </w:rPr>
              <w:t>Optional</w:t>
            </w:r>
          </w:p>
        </w:tc>
        <w:tc>
          <w:tcPr>
            <w:tcW w:w="5940" w:type="dxa"/>
            <w:tcBorders>
              <w:top w:val="single" w:color="000000" w:themeColor="text1" w:sz="6"/>
              <w:left w:val="single" w:color="000000" w:themeColor="text1" w:sz="6"/>
              <w:bottom w:val="single" w:color="000000" w:themeColor="text1" w:sz="6"/>
              <w:right w:val="single" w:color="000000" w:themeColor="text1" w:sz="6"/>
            </w:tcBorders>
            <w:tcMar>
              <w:top w:w="30" w:type="dxa"/>
              <w:bottom w:w="30" w:type="dxa"/>
            </w:tcMar>
            <w:vAlign w:val="top"/>
          </w:tcPr>
          <w:p w:rsidR="1ED3BE92" w:rsidP="1ED3BE92" w:rsidRDefault="1ED3BE92" w14:paraId="450A8D8F" w14:textId="14752C2F">
            <w:pPr>
              <w:spacing w:before="0" w:beforeAutospacing="off" w:after="0" w:afterAutospacing="off"/>
              <w:ind w:left="0" w:hanging="0"/>
            </w:pPr>
            <w:r w:rsidRPr="1ED3BE92" w:rsidR="1ED3BE92">
              <w:rPr>
                <w:rFonts w:ascii="Arial" w:hAnsi="Arial" w:eastAsia="Arial" w:cs="Arial"/>
                <w:sz w:val="20"/>
                <w:szCs w:val="20"/>
              </w:rPr>
              <w:t>Equivalent to the INSDC /note qualifier</w:t>
            </w:r>
          </w:p>
        </w:tc>
      </w:tr>
    </w:tbl>
    <w:p w:rsidR="00C83DD1" w:rsidRDefault="00C83DD1" w14:paraId="45A6DA6B" w14:textId="64422F52"/>
    <w:p w:rsidR="1ED3BE92" w:rsidP="1ED3BE92" w:rsidRDefault="1ED3BE92" w14:paraId="01213666" w14:textId="079DB4BF">
      <w:pPr>
        <w:pStyle w:val="Heading2"/>
        <w:ind w:left="0" w:hanging="0"/>
        <w:rPr>
          <w:noProof w:val="0"/>
          <w:lang w:val="en-GB"/>
        </w:rPr>
      </w:pPr>
      <w:commentRangeStart w:id="1584652113"/>
      <w:commentRangeStart w:id="1362273464"/>
      <w:commentRangeEnd w:id="1584652113"/>
      <w:r>
        <w:rPr>
          <w:rStyle w:val="CommentReference"/>
        </w:rPr>
        <w:commentReference w:id="1584652113"/>
      </w:r>
      <w:commentRangeEnd w:id="1362273464"/>
      <w:r>
        <w:rPr>
          <w:rStyle w:val="CommentReference"/>
        </w:rPr>
        <w:commentReference w:id="1362273464"/>
      </w:r>
      <w:bookmarkStart w:name="_Toc638647536" w:id="1859158019"/>
      <w:r w:rsidRPr="1ED3BE92" w:rsidR="1ED3BE92">
        <w:rPr>
          <w:noProof w:val="0"/>
          <w:lang w:val="en-GB"/>
        </w:rPr>
        <w:t>Extra Column 9 INSDC Specified Tags</w:t>
      </w:r>
      <w:bookmarkEnd w:id="1859158019"/>
    </w:p>
    <w:tbl>
      <w:tblPr>
        <w:tblStyle w:val="TableGrid"/>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695"/>
        <w:gridCol w:w="1785"/>
        <w:gridCol w:w="7290"/>
      </w:tblGrid>
      <w:tr w:rsidR="1ED3BE92" w:rsidTr="2747F183" w14:paraId="1C5A085C">
        <w:trPr>
          <w:trHeight w:val="315"/>
        </w:trPr>
        <w:tc>
          <w:tcPr>
            <w:tcW w:w="1695" w:type="dxa"/>
            <w:tcBorders>
              <w:top w:val="single" w:color="000000" w:themeColor="text1" w:sz="8"/>
              <w:left w:val="single" w:color="000000" w:themeColor="text1" w:sz="8"/>
              <w:bottom w:val="single" w:color="000000" w:themeColor="text1" w:sz="8"/>
              <w:right w:val="single" w:color="000000" w:themeColor="text1" w:sz="8"/>
            </w:tcBorders>
            <w:shd w:val="clear" w:color="auto" w:fill="B8CCE4" w:themeFill="accent1" w:themeFillTint="66"/>
            <w:tcMar>
              <w:top w:w="30" w:type="dxa"/>
              <w:left w:w="45" w:type="dxa"/>
              <w:bottom w:w="30" w:type="dxa"/>
              <w:right w:w="45" w:type="dxa"/>
            </w:tcMar>
            <w:vAlign w:val="top"/>
          </w:tcPr>
          <w:p w:rsidR="1ED3BE92" w:rsidP="1ED3BE92" w:rsidRDefault="1ED3BE92" w14:paraId="45B66689" w14:textId="6E93295F">
            <w:pPr>
              <w:spacing w:before="0" w:beforeAutospacing="off" w:after="0" w:afterAutospacing="off"/>
              <w:ind w:left="0" w:hanging="0"/>
            </w:pPr>
            <w:r w:rsidRPr="1ED3BE92" w:rsidR="1ED3BE92">
              <w:rPr>
                <w:rFonts w:ascii="Arial" w:hAnsi="Arial" w:eastAsia="Arial" w:cs="Arial"/>
                <w:sz w:val="20"/>
                <w:szCs w:val="20"/>
              </w:rPr>
              <w:t>Attribute tag</w:t>
            </w:r>
          </w:p>
        </w:tc>
        <w:tc>
          <w:tcPr>
            <w:tcW w:w="1785" w:type="dxa"/>
            <w:tcBorders>
              <w:top w:val="single" w:color="000000" w:themeColor="text1" w:sz="8"/>
              <w:left w:val="single" w:color="000000" w:themeColor="text1" w:sz="8"/>
              <w:bottom w:val="single" w:color="000000" w:themeColor="text1" w:sz="8"/>
              <w:right w:val="single" w:color="000000" w:themeColor="text1" w:sz="8"/>
            </w:tcBorders>
            <w:shd w:val="clear" w:color="auto" w:fill="B8CCE4" w:themeFill="accent1" w:themeFillTint="66"/>
            <w:tcMar>
              <w:top w:w="30" w:type="dxa"/>
              <w:left w:w="45" w:type="dxa"/>
              <w:bottom w:w="30" w:type="dxa"/>
              <w:right w:w="45" w:type="dxa"/>
            </w:tcMar>
            <w:vAlign w:val="top"/>
          </w:tcPr>
          <w:p w:rsidR="1ED3BE92" w:rsidP="1ED3BE92" w:rsidRDefault="1ED3BE92" w14:paraId="0C7E0A7A" w14:textId="1ABEBAC1">
            <w:pPr>
              <w:spacing w:before="0" w:beforeAutospacing="off" w:after="0" w:afterAutospacing="off"/>
              <w:ind w:left="0" w:hanging="0"/>
            </w:pPr>
            <w:r w:rsidRPr="1ED3BE92" w:rsidR="1ED3BE92">
              <w:rPr>
                <w:rFonts w:ascii="Arial" w:hAnsi="Arial" w:eastAsia="Arial" w:cs="Arial"/>
                <w:sz w:val="20"/>
                <w:szCs w:val="20"/>
              </w:rPr>
              <w:t>Requirement</w:t>
            </w:r>
          </w:p>
        </w:tc>
        <w:tc>
          <w:tcPr>
            <w:tcW w:w="7290" w:type="dxa"/>
            <w:tcBorders>
              <w:top w:val="single" w:color="000000" w:themeColor="text1" w:sz="8"/>
              <w:left w:val="single" w:color="000000" w:themeColor="text1" w:sz="8"/>
              <w:bottom w:val="single" w:color="000000" w:themeColor="text1" w:sz="8"/>
              <w:right w:val="single" w:color="000000" w:themeColor="text1" w:sz="8"/>
            </w:tcBorders>
            <w:shd w:val="clear" w:color="auto" w:fill="B8CCE4" w:themeFill="accent1" w:themeFillTint="66"/>
            <w:tcMar>
              <w:top w:w="30" w:type="dxa"/>
              <w:left w:w="45" w:type="dxa"/>
              <w:bottom w:w="30" w:type="dxa"/>
              <w:right w:w="45" w:type="dxa"/>
            </w:tcMar>
            <w:vAlign w:val="top"/>
          </w:tcPr>
          <w:p w:rsidR="1ED3BE92" w:rsidP="1ED3BE92" w:rsidRDefault="1ED3BE92" w14:paraId="69FD1B06" w14:textId="4F80CDC0">
            <w:pPr>
              <w:spacing w:before="0" w:beforeAutospacing="off" w:after="0" w:afterAutospacing="off"/>
              <w:ind w:left="0" w:hanging="0"/>
            </w:pPr>
            <w:r w:rsidRPr="1ED3BE92" w:rsidR="1ED3BE92">
              <w:rPr>
                <w:rFonts w:ascii="Arial" w:hAnsi="Arial" w:eastAsia="Arial" w:cs="Arial"/>
                <w:sz w:val="20"/>
                <w:szCs w:val="20"/>
              </w:rPr>
              <w:t>Description</w:t>
            </w:r>
          </w:p>
        </w:tc>
      </w:tr>
      <w:tr w:rsidR="1ED3BE92" w:rsidTr="2747F183" w14:paraId="152E3C8C">
        <w:trPr>
          <w:trHeight w:val="315"/>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30" w:type="dxa"/>
              <w:left w:w="45" w:type="dxa"/>
              <w:bottom w:w="30" w:type="dxa"/>
              <w:right w:w="45" w:type="dxa"/>
            </w:tcMar>
            <w:vAlign w:val="top"/>
          </w:tcPr>
          <w:p w:rsidR="1ED3BE92" w:rsidP="1ED3BE92" w:rsidRDefault="1ED3BE92" w14:paraId="5D52250E" w14:textId="198A2E3B">
            <w:pPr>
              <w:spacing w:before="0" w:beforeAutospacing="off" w:after="0" w:afterAutospacing="off"/>
              <w:ind w:left="0" w:hanging="0"/>
            </w:pPr>
            <w:r w:rsidRPr="1ED3BE92" w:rsidR="1ED3BE92">
              <w:rPr>
                <w:rFonts w:ascii="Arial" w:hAnsi="Arial" w:eastAsia="Arial" w:cs="Arial"/>
                <w:sz w:val="20"/>
                <w:szCs w:val="20"/>
              </w:rPr>
              <w:t>locus_tag</w:t>
            </w:r>
          </w:p>
        </w:tc>
        <w:tc>
          <w:tcPr>
            <w:tcW w:w="1785" w:type="dxa"/>
            <w:tcBorders>
              <w:top w:val="single" w:color="000000" w:themeColor="text1" w:sz="8"/>
              <w:left w:val="single" w:color="000000" w:themeColor="text1" w:sz="8"/>
              <w:bottom w:val="single" w:color="000000" w:themeColor="text1" w:sz="8"/>
              <w:right w:val="single" w:color="000000" w:themeColor="text1" w:sz="8"/>
            </w:tcBorders>
            <w:tcMar>
              <w:top w:w="30" w:type="dxa"/>
              <w:left w:w="45" w:type="dxa"/>
              <w:bottom w:w="30" w:type="dxa"/>
              <w:right w:w="45" w:type="dxa"/>
            </w:tcMar>
            <w:vAlign w:val="top"/>
          </w:tcPr>
          <w:p w:rsidR="1ED3BE92" w:rsidP="1ED3BE92" w:rsidRDefault="1ED3BE92" w14:paraId="6D05FB97" w14:textId="4F1A936E">
            <w:pPr>
              <w:spacing w:before="0" w:beforeAutospacing="off" w:after="0" w:afterAutospacing="off"/>
              <w:ind w:left="0" w:hanging="0"/>
            </w:pPr>
            <w:r w:rsidRPr="1ED3BE92" w:rsidR="1ED3BE92">
              <w:rPr>
                <w:rFonts w:ascii="Arial" w:hAnsi="Arial" w:eastAsia="Arial" w:cs="Arial"/>
                <w:sz w:val="20"/>
                <w:szCs w:val="20"/>
              </w:rPr>
              <w:t>Mandatory for gene annotation in genome annotation files (e.g. with an associated GCA assembly accession). Optional for other gene annotation</w:t>
            </w:r>
          </w:p>
        </w:tc>
        <w:tc>
          <w:tcPr>
            <w:tcW w:w="7290" w:type="dxa"/>
            <w:tcBorders>
              <w:top w:val="single" w:color="000000" w:themeColor="text1" w:sz="8"/>
              <w:left w:val="single" w:color="000000" w:themeColor="text1" w:sz="8"/>
              <w:bottom w:val="single" w:color="000000" w:themeColor="text1" w:sz="8"/>
            </w:tcBorders>
            <w:tcMar>
              <w:top w:w="30" w:type="dxa"/>
              <w:bottom w:w="30" w:type="dxa"/>
            </w:tcMar>
            <w:vAlign w:val="top"/>
          </w:tcPr>
          <w:p w:rsidR="1ED3BE92" w:rsidP="1ED3BE92" w:rsidRDefault="1ED3BE92" w14:paraId="567904B9" w14:textId="70DFA80E">
            <w:pPr>
              <w:spacing w:before="0" w:beforeAutospacing="off" w:after="0" w:afterAutospacing="off"/>
              <w:ind w:left="0" w:hanging="0"/>
            </w:pPr>
            <w:r w:rsidRPr="1ED3BE92" w:rsidR="1ED3BE92">
              <w:rPr>
                <w:rFonts w:ascii="Arial" w:hAnsi="Arial" w:eastAsia="Arial" w:cs="Arial"/>
                <w:sz w:val="20"/>
                <w:szCs w:val="20"/>
              </w:rPr>
              <w:t xml:space="preserve">Locus tags are identifiers applied systematically to every gene in a sequencing project. If two submitters of different genomes use the same systematic names to describe different genes, this can be a source of confusion. Therefore, INSDC maintains a registry of locus tag prefixes to avoid overlap between genome annotation projects. The prefix is then used systematically to give a new unambiguous name to every gene. Further information about locus_tags is available at: </w:t>
            </w:r>
            <w:hyperlink r:id="Ref5ac16ac6ae4b97">
              <w:r w:rsidRPr="1ED3BE92" w:rsidR="1ED3BE92">
                <w:rPr>
                  <w:rStyle w:val="Hyperlink"/>
                  <w:sz w:val="20"/>
                  <w:szCs w:val="20"/>
                </w:rPr>
                <w:t>https://www.ncbi.nlm.nih.gov/genbank/genome_locustag/</w:t>
              </w:r>
            </w:hyperlink>
          </w:p>
        </w:tc>
      </w:tr>
      <w:tr w:rsidR="1ED3BE92" w:rsidTr="2747F183" w14:paraId="0AC55E88">
        <w:trPr>
          <w:trHeight w:val="315"/>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30" w:type="dxa"/>
              <w:left w:w="45" w:type="dxa"/>
              <w:bottom w:w="30" w:type="dxa"/>
              <w:right w:w="45" w:type="dxa"/>
            </w:tcMar>
            <w:vAlign w:val="top"/>
          </w:tcPr>
          <w:p w:rsidR="1ED3BE92" w:rsidP="1ED3BE92" w:rsidRDefault="1ED3BE92" w14:paraId="72052DA2" w14:textId="2371B93D">
            <w:pPr>
              <w:spacing w:before="0" w:beforeAutospacing="off" w:after="0" w:afterAutospacing="off"/>
              <w:ind w:left="0" w:hanging="0"/>
            </w:pPr>
            <w:r w:rsidRPr="1ED3BE92" w:rsidR="1ED3BE92">
              <w:rPr>
                <w:rFonts w:ascii="Arial" w:hAnsi="Arial" w:eastAsia="Arial" w:cs="Arial"/>
                <w:sz w:val="20"/>
                <w:szCs w:val="20"/>
              </w:rPr>
              <w:t>transl_table</w:t>
            </w:r>
          </w:p>
        </w:tc>
        <w:tc>
          <w:tcPr>
            <w:tcW w:w="1785" w:type="dxa"/>
            <w:tcBorders>
              <w:top w:val="single" w:color="000000" w:themeColor="text1" w:sz="8"/>
              <w:left w:val="single" w:color="000000" w:themeColor="text1" w:sz="8"/>
              <w:bottom w:val="single" w:color="000000" w:themeColor="text1" w:sz="8"/>
              <w:right w:val="single" w:color="000000" w:themeColor="text1" w:sz="8"/>
            </w:tcBorders>
            <w:tcMar>
              <w:top w:w="30" w:type="dxa"/>
              <w:left w:w="45" w:type="dxa"/>
              <w:bottom w:w="30" w:type="dxa"/>
              <w:right w:w="45" w:type="dxa"/>
            </w:tcMar>
            <w:vAlign w:val="top"/>
          </w:tcPr>
          <w:p w:rsidR="1ED3BE92" w:rsidP="1ED3BE92" w:rsidRDefault="1ED3BE92" w14:paraId="573BCA6D" w14:textId="714A836F">
            <w:pPr>
              <w:spacing w:before="0" w:beforeAutospacing="off" w:after="0" w:afterAutospacing="off"/>
              <w:ind w:left="0" w:hanging="0"/>
            </w:pPr>
            <w:r w:rsidRPr="1ED3BE92" w:rsidR="1ED3BE92">
              <w:rPr>
                <w:rFonts w:ascii="Arial" w:hAnsi="Arial" w:eastAsia="Arial" w:cs="Arial"/>
                <w:sz w:val="20"/>
                <w:szCs w:val="20"/>
              </w:rPr>
              <w:t>Mandatory for CDS features with a translation product unless there is a pragma at the top of the file that defines the tables (nuclear and organelle)</w:t>
            </w:r>
          </w:p>
        </w:tc>
        <w:tc>
          <w:tcPr>
            <w:tcW w:w="7290" w:type="dxa"/>
            <w:tcBorders>
              <w:top w:val="single" w:color="000000" w:themeColor="text1" w:sz="8"/>
              <w:left w:val="single" w:color="000000" w:themeColor="text1" w:sz="8"/>
              <w:bottom w:val="single" w:color="000000" w:themeColor="text1" w:sz="8"/>
            </w:tcBorders>
            <w:tcMar>
              <w:top w:w="30" w:type="dxa"/>
              <w:bottom w:w="30" w:type="dxa"/>
            </w:tcMar>
            <w:vAlign w:val="top"/>
          </w:tcPr>
          <w:p w:rsidR="1ED3BE92" w:rsidP="1ED3BE92" w:rsidRDefault="1ED3BE92" w14:paraId="56586E99" w14:textId="2A7B331E">
            <w:pPr>
              <w:spacing w:before="0" w:beforeAutospacing="off" w:after="0" w:afterAutospacing="off"/>
              <w:ind w:left="0" w:hanging="0"/>
            </w:pPr>
            <w:r w:rsidRPr="1ED3BE92" w:rsidR="1ED3BE92">
              <w:rPr>
                <w:rFonts w:ascii="Arial" w:hAnsi="Arial" w:eastAsia="Arial" w:cs="Arial"/>
                <w:sz w:val="20"/>
                <w:szCs w:val="20"/>
              </w:rPr>
              <w:t xml:space="preserve">Indicates the genetic code table used to translate the CDS into protein sequence. The INSDC feature table specification only requires transl_table if it differs from the universal translation table (1), whereas it is mandatory in the INSDC GFF3 specification for clarity. It should be omitted for pseudogene CDS features. </w:t>
            </w:r>
            <w:r>
              <w:br/>
            </w:r>
            <w:r w:rsidRPr="1ED3BE92" w:rsidR="1ED3BE92">
              <w:rPr>
                <w:rFonts w:ascii="Arial" w:hAnsi="Arial" w:eastAsia="Arial" w:cs="Arial"/>
                <w:sz w:val="20"/>
                <w:szCs w:val="20"/>
              </w:rPr>
              <w:t>This is expected to match the translation table corresponding to the organism in the associated BioSample and the location (e.g. mitochondrion) specified for the sequence record indicated in column 1. If the organism or sequence location is updated in a way that changes the expected translation table, the CDS features and corresponding protein translations should be updated with corresponding version changes to proteins and annotation record. Explicitly including transl_table on every CDS feature allows for older annotation versions to remain syntactically valid even after a translation table change. CDS-level transl_table overrides the file-level #!transl_table directive.</w:t>
            </w:r>
          </w:p>
        </w:tc>
      </w:tr>
      <w:tr w:rsidR="1ED3BE92" w:rsidTr="2747F183" w14:paraId="3CB9BB29">
        <w:trPr>
          <w:trHeight w:val="315"/>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30" w:type="dxa"/>
              <w:left w:w="45" w:type="dxa"/>
              <w:bottom w:w="30" w:type="dxa"/>
              <w:right w:w="45" w:type="dxa"/>
            </w:tcMar>
            <w:vAlign w:val="top"/>
          </w:tcPr>
          <w:p w:rsidR="1ED3BE92" w:rsidP="1ED3BE92" w:rsidRDefault="1ED3BE92" w14:paraId="5B8F79A1" w14:textId="704BA323">
            <w:pPr>
              <w:spacing w:before="0" w:beforeAutospacing="off" w:after="0" w:afterAutospacing="off"/>
              <w:ind w:left="0" w:hanging="0"/>
            </w:pPr>
            <w:r w:rsidRPr="1ED3BE92" w:rsidR="1ED3BE92">
              <w:rPr>
                <w:rFonts w:ascii="Arial" w:hAnsi="Arial" w:eastAsia="Arial" w:cs="Arial"/>
                <w:sz w:val="20"/>
                <w:szCs w:val="20"/>
              </w:rPr>
              <w:t>exception=trans_splicing</w:t>
            </w:r>
          </w:p>
        </w:tc>
        <w:tc>
          <w:tcPr>
            <w:tcW w:w="1785" w:type="dxa"/>
            <w:tcBorders>
              <w:top w:val="single" w:color="000000" w:themeColor="text1" w:sz="8"/>
              <w:left w:val="single" w:color="000000" w:themeColor="text1" w:sz="8"/>
              <w:bottom w:val="single" w:color="000000" w:themeColor="text1" w:sz="8"/>
              <w:right w:val="single" w:color="000000" w:themeColor="text1" w:sz="8"/>
            </w:tcBorders>
            <w:tcMar>
              <w:top w:w="30" w:type="dxa"/>
              <w:left w:w="45" w:type="dxa"/>
              <w:bottom w:w="30" w:type="dxa"/>
              <w:right w:w="45" w:type="dxa"/>
            </w:tcMar>
            <w:vAlign w:val="top"/>
          </w:tcPr>
          <w:p w:rsidR="1ED3BE92" w:rsidP="1ED3BE92" w:rsidRDefault="1ED3BE92" w14:paraId="7F830F4E" w14:textId="45A4E332">
            <w:pPr>
              <w:spacing w:before="0" w:beforeAutospacing="off" w:after="0" w:afterAutospacing="off"/>
              <w:ind w:left="0" w:hanging="0"/>
            </w:pPr>
            <w:r w:rsidRPr="1ED3BE92" w:rsidR="1ED3BE92">
              <w:rPr>
                <w:rFonts w:ascii="Arial" w:hAnsi="Arial" w:eastAsia="Arial" w:cs="Arial"/>
                <w:sz w:val="20"/>
                <w:szCs w:val="20"/>
              </w:rPr>
              <w:t>Allows CDS and other features to be exceptions for some coordinate restrictions.</w:t>
            </w:r>
          </w:p>
        </w:tc>
        <w:tc>
          <w:tcPr>
            <w:tcW w:w="7290" w:type="dxa"/>
            <w:tcBorders>
              <w:top w:val="single" w:color="000000" w:themeColor="text1" w:sz="8"/>
              <w:left w:val="single" w:color="000000" w:themeColor="text1" w:sz="8"/>
              <w:bottom w:val="single" w:color="000000" w:themeColor="text1" w:sz="8"/>
            </w:tcBorders>
            <w:tcMar>
              <w:top w:w="30" w:type="dxa"/>
              <w:bottom w:w="30" w:type="dxa"/>
            </w:tcMar>
            <w:vAlign w:val="top"/>
          </w:tcPr>
          <w:p w:rsidR="1ED3BE92" w:rsidP="1ED3BE92" w:rsidRDefault="1ED3BE92" w14:paraId="19E65B1B" w14:textId="4C6F7092">
            <w:pPr>
              <w:spacing w:before="0" w:beforeAutospacing="off" w:after="0" w:afterAutospacing="off"/>
              <w:ind w:left="0" w:hanging="0"/>
              <w:rPr>
                <w:rFonts w:ascii="Arial" w:hAnsi="Arial" w:eastAsia="Arial" w:cs="Arial"/>
                <w:sz w:val="20"/>
                <w:szCs w:val="20"/>
              </w:rPr>
            </w:pPr>
            <w:r w:rsidRPr="1ED3BE92" w:rsidR="1ED3BE92">
              <w:rPr>
                <w:rFonts w:ascii="Arial" w:hAnsi="Arial" w:eastAsia="Arial" w:cs="Arial"/>
                <w:sz w:val="20"/>
                <w:szCs w:val="20"/>
              </w:rPr>
              <w:t xml:space="preserve">Trans-splicing </w:t>
            </w:r>
            <w:r w:rsidRPr="1ED3BE92" w:rsidR="1ED3BE92">
              <w:rPr>
                <w:rFonts w:ascii="Arial" w:hAnsi="Arial" w:eastAsia="Arial" w:cs="Arial"/>
                <w:sz w:val="20"/>
                <w:szCs w:val="20"/>
              </w:rPr>
              <w:t>indicates</w:t>
            </w:r>
            <w:r w:rsidRPr="1ED3BE92" w:rsidR="1ED3BE92">
              <w:rPr>
                <w:rFonts w:ascii="Arial" w:hAnsi="Arial" w:eastAsia="Arial" w:cs="Arial"/>
                <w:sz w:val="20"/>
                <w:szCs w:val="20"/>
              </w:rPr>
              <w:t xml:space="preserve"> that exons from two RNA molecules are ligated in intermolecular reaction to form mature RNA. For features such as CDS and mRNA. Example usage: </w:t>
            </w:r>
            <w:r w:rsidRPr="1ED3BE92" w:rsidR="1ED3BE92">
              <w:rPr>
                <w:rFonts w:ascii="Courier New" w:hAnsi="Courier New" w:eastAsia="Courier New" w:cs="Courier New"/>
                <w:sz w:val="20"/>
                <w:szCs w:val="20"/>
              </w:rPr>
              <w:t>exception=trans_splicing</w:t>
            </w:r>
          </w:p>
        </w:tc>
      </w:tr>
      <w:tr w:rsidR="1ED3BE92" w:rsidTr="2747F183" w14:paraId="5789A4CF">
        <w:trPr>
          <w:trHeight w:val="315"/>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30" w:type="dxa"/>
              <w:left w:w="45" w:type="dxa"/>
              <w:bottom w:w="30" w:type="dxa"/>
              <w:right w:w="45" w:type="dxa"/>
            </w:tcMar>
            <w:vAlign w:val="top"/>
          </w:tcPr>
          <w:p w:rsidR="1ED3BE92" w:rsidP="1ED3BE92" w:rsidRDefault="1ED3BE92" w14:paraId="2B4A0C68" w14:textId="51AF0DAF">
            <w:pPr>
              <w:pStyle w:val="Normal"/>
              <w:spacing w:before="0" w:beforeAutospacing="off" w:after="0" w:afterAutospacing="off"/>
              <w:ind w:left="0" w:hanging="0"/>
            </w:pPr>
            <w:r w:rsidRPr="1ED3BE92" w:rsidR="1ED3BE92">
              <w:rPr>
                <w:rFonts w:ascii="Arial" w:hAnsi="Arial" w:eastAsia="Arial" w:cs="Arial"/>
                <w:noProof w:val="0"/>
                <w:sz w:val="19"/>
                <w:szCs w:val="19"/>
                <w:lang w:val="en-GB"/>
              </w:rPr>
              <w:t>exception=</w:t>
            </w:r>
            <w:r w:rsidRPr="1ED3BE92" w:rsidR="1ED3BE92">
              <w:rPr>
                <w:rFonts w:ascii="Arial" w:hAnsi="Arial" w:eastAsia="Arial" w:cs="Arial"/>
                <w:sz w:val="20"/>
                <w:szCs w:val="20"/>
              </w:rPr>
              <w:t xml:space="preserve"> </w:t>
            </w:r>
            <w:r w:rsidRPr="1ED3BE92" w:rsidR="1ED3BE92">
              <w:rPr>
                <w:rFonts w:ascii="Arial" w:hAnsi="Arial" w:eastAsia="Arial" w:cs="Arial"/>
                <w:sz w:val="20"/>
                <w:szCs w:val="20"/>
              </w:rPr>
              <w:t>ribosomal_slippage</w:t>
            </w:r>
          </w:p>
        </w:tc>
        <w:tc>
          <w:tcPr>
            <w:tcW w:w="1785" w:type="dxa"/>
            <w:tcBorders>
              <w:top w:val="single" w:color="000000" w:themeColor="text1" w:sz="8"/>
              <w:left w:val="single" w:color="000000" w:themeColor="text1" w:sz="8"/>
              <w:bottom w:val="single" w:color="000000" w:themeColor="text1" w:sz="8"/>
              <w:right w:val="single" w:color="000000" w:themeColor="text1" w:sz="8"/>
            </w:tcBorders>
            <w:tcMar>
              <w:top w:w="30" w:type="dxa"/>
              <w:left w:w="45" w:type="dxa"/>
              <w:bottom w:w="30" w:type="dxa"/>
              <w:right w:w="45" w:type="dxa"/>
            </w:tcMar>
            <w:vAlign w:val="top"/>
          </w:tcPr>
          <w:p w:rsidR="1ED3BE92" w:rsidP="1ED3BE92" w:rsidRDefault="1ED3BE92" w14:paraId="444761E4" w14:textId="09FE8CFF">
            <w:pPr>
              <w:spacing w:before="0" w:beforeAutospacing="off" w:after="0" w:afterAutospacing="off"/>
              <w:ind w:left="0" w:hanging="0"/>
            </w:pPr>
            <w:r w:rsidRPr="1ED3BE92" w:rsidR="1ED3BE92">
              <w:rPr>
                <w:rFonts w:ascii="Arial" w:hAnsi="Arial" w:eastAsia="Arial" w:cs="Arial"/>
                <w:sz w:val="20"/>
                <w:szCs w:val="20"/>
              </w:rPr>
              <w:t>Allows for frameshifts by ribosomal slippage</w:t>
            </w:r>
          </w:p>
        </w:tc>
        <w:tc>
          <w:tcPr>
            <w:tcW w:w="7290" w:type="dxa"/>
            <w:tcBorders>
              <w:top w:val="single" w:color="000000" w:themeColor="text1" w:sz="8"/>
              <w:left w:val="single" w:color="000000" w:themeColor="text1" w:sz="8"/>
              <w:bottom w:val="single" w:color="000000" w:themeColor="text1" w:sz="8"/>
            </w:tcBorders>
            <w:tcMar>
              <w:top w:w="30" w:type="dxa"/>
              <w:bottom w:w="30" w:type="dxa"/>
            </w:tcMar>
            <w:vAlign w:val="top"/>
          </w:tcPr>
          <w:p w:rsidR="1ED3BE92" w:rsidP="1ED3BE92" w:rsidRDefault="1ED3BE92" w14:paraId="08944493" w14:textId="08221419">
            <w:pPr>
              <w:pStyle w:val="Normal"/>
              <w:spacing w:before="0" w:beforeAutospacing="off" w:after="0" w:afterAutospacing="off"/>
              <w:ind w:left="0" w:hanging="0"/>
              <w:rPr>
                <w:rFonts w:ascii="Arial" w:hAnsi="Arial" w:eastAsia="Arial" w:cs="Arial"/>
                <w:sz w:val="20"/>
                <w:szCs w:val="20"/>
              </w:rPr>
            </w:pPr>
            <w:r w:rsidRPr="1ED3BE92" w:rsidR="1ED3BE92">
              <w:rPr>
                <w:rFonts w:ascii="Arial" w:hAnsi="Arial" w:eastAsia="Arial" w:cs="Arial"/>
                <w:sz w:val="20"/>
                <w:szCs w:val="20"/>
              </w:rPr>
              <w:t xml:space="preserve">During protein translation, certain sequences are processed in an exceptional manner by the ribosome. </w:t>
            </w:r>
            <w:r w:rsidRPr="1ED3BE92" w:rsidR="1ED3BE92">
              <w:rPr>
                <w:noProof w:val="0"/>
                <w:sz w:val="20"/>
                <w:szCs w:val="20"/>
                <w:lang w:val="en-GB"/>
              </w:rPr>
              <w:t>Ribosomal slippage</w:t>
            </w:r>
            <w:r w:rsidRPr="1ED3BE92" w:rsidR="1ED3BE92">
              <w:rPr>
                <w:noProof w:val="0"/>
                <w:sz w:val="20"/>
                <w:szCs w:val="20"/>
                <w:lang w:val="en-GB"/>
              </w:rPr>
              <w:t xml:space="preserve"> is </w:t>
            </w:r>
            <w:r w:rsidRPr="1ED3BE92" w:rsidR="1ED3BE92">
              <w:rPr>
                <w:noProof w:val="0"/>
                <w:sz w:val="20"/>
                <w:szCs w:val="20"/>
                <w:lang w:val="en-GB"/>
              </w:rPr>
              <w:t>a translational recoding mechanism where a ribosome pauses on a "slippery" messenger RNA (mRNA) sequence and slips forward (+1) or backward (-1) into an alternative reading frame</w:t>
            </w:r>
          </w:p>
        </w:tc>
      </w:tr>
      <w:tr w:rsidR="1ED3BE92" w:rsidTr="2747F183" w14:paraId="7E5931F1">
        <w:trPr>
          <w:trHeight w:val="315"/>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30" w:type="dxa"/>
              <w:left w:w="45" w:type="dxa"/>
              <w:bottom w:w="30" w:type="dxa"/>
              <w:right w:w="45" w:type="dxa"/>
            </w:tcMar>
            <w:vAlign w:val="top"/>
          </w:tcPr>
          <w:p w:rsidR="1ED3BE92" w:rsidP="1ED3BE92" w:rsidRDefault="1ED3BE92" w14:paraId="2CCC4386" w14:textId="218FD137">
            <w:pPr>
              <w:spacing w:before="0" w:beforeAutospacing="off" w:after="0" w:afterAutospacing="off"/>
              <w:ind w:left="0" w:hanging="0"/>
            </w:pPr>
            <w:r w:rsidRPr="1ED3BE92" w:rsidR="1ED3BE92">
              <w:rPr>
                <w:rFonts w:ascii="Arial" w:hAnsi="Arial" w:eastAsia="Arial" w:cs="Arial"/>
                <w:sz w:val="20"/>
                <w:szCs w:val="20"/>
              </w:rPr>
              <w:t>transcript_id</w:t>
            </w:r>
          </w:p>
          <w:p w:rsidR="1ED3BE92" w:rsidP="1ED3BE92" w:rsidRDefault="1ED3BE92" w14:paraId="21967FD7" w14:textId="472DE0D1">
            <w:pPr>
              <w:pStyle w:val="Normal"/>
              <w:bidi w:val="0"/>
              <w:rPr>
                <w:rFonts w:ascii="Arial" w:hAnsi="Arial" w:eastAsia="Arial" w:cs="Arial"/>
                <w:sz w:val="20"/>
                <w:szCs w:val="20"/>
              </w:rPr>
            </w:pPr>
          </w:p>
        </w:tc>
        <w:tc>
          <w:tcPr>
            <w:tcW w:w="1785" w:type="dxa"/>
            <w:tcBorders>
              <w:top w:val="single" w:color="000000" w:themeColor="text1" w:sz="8"/>
              <w:left w:val="single" w:color="000000" w:themeColor="text1" w:sz="8"/>
              <w:bottom w:val="single" w:color="000000" w:themeColor="text1" w:sz="8"/>
              <w:right w:val="single" w:color="000000" w:themeColor="text1" w:sz="8"/>
            </w:tcBorders>
            <w:tcMar>
              <w:top w:w="30" w:type="dxa"/>
              <w:left w:w="45" w:type="dxa"/>
              <w:bottom w:w="30" w:type="dxa"/>
              <w:right w:w="45" w:type="dxa"/>
            </w:tcMar>
            <w:vAlign w:val="top"/>
          </w:tcPr>
          <w:p w:rsidR="1ED3BE92" w:rsidP="1ED3BE92" w:rsidRDefault="1ED3BE92" w14:paraId="240B2629" w14:textId="45F621B5">
            <w:pPr>
              <w:spacing w:before="0" w:beforeAutospacing="off" w:after="0" w:afterAutospacing="off"/>
              <w:ind w:left="0" w:hanging="0"/>
            </w:pPr>
            <w:r w:rsidRPr="1ED3BE92" w:rsidR="1ED3BE92">
              <w:rPr>
                <w:rFonts w:ascii="Arial" w:hAnsi="Arial" w:eastAsia="Arial" w:cs="Arial"/>
                <w:sz w:val="20"/>
                <w:szCs w:val="20"/>
              </w:rPr>
              <w:t>Unique identifier of transcript product corresponding to transcript feature</w:t>
            </w:r>
          </w:p>
          <w:p w:rsidR="1ED3BE92" w:rsidP="1ED3BE92" w:rsidRDefault="1ED3BE92" w14:paraId="6110828A" w14:textId="3B899D68">
            <w:pPr>
              <w:pStyle w:val="Normal"/>
              <w:bidi w:val="0"/>
              <w:rPr>
                <w:rFonts w:ascii="Arial" w:hAnsi="Arial" w:eastAsia="Arial" w:cs="Arial"/>
                <w:sz w:val="20"/>
                <w:szCs w:val="20"/>
              </w:rPr>
            </w:pPr>
          </w:p>
        </w:tc>
        <w:tc>
          <w:tcPr>
            <w:tcW w:w="7290" w:type="dxa"/>
            <w:tcBorders>
              <w:top w:val="single" w:color="000000" w:themeColor="text1" w:sz="8"/>
              <w:left w:val="single" w:color="000000" w:themeColor="text1" w:sz="8"/>
              <w:bottom w:val="single" w:color="000000" w:themeColor="text1" w:sz="8"/>
            </w:tcBorders>
            <w:tcMar>
              <w:top w:w="30" w:type="dxa"/>
              <w:bottom w:w="30" w:type="dxa"/>
            </w:tcMar>
            <w:vAlign w:val="top"/>
          </w:tcPr>
          <w:p w:rsidR="1ED3BE92" w:rsidP="1ED3BE92" w:rsidRDefault="1ED3BE92" w14:paraId="726B6B49" w14:textId="462391FF">
            <w:pPr>
              <w:ind w:left="0" w:hanging="0"/>
              <w:rPr>
                <w:sz w:val="20"/>
                <w:szCs w:val="20"/>
              </w:rPr>
            </w:pPr>
            <w:r w:rsidRPr="1ED3BE92" w:rsidR="1ED3BE92">
              <w:rPr>
                <w:sz w:val="20"/>
                <w:szCs w:val="20"/>
              </w:rPr>
              <w:t>This is the annotator provided protein identifier</w:t>
            </w:r>
          </w:p>
          <w:p w:rsidR="1ED3BE92" w:rsidP="1ED3BE92" w:rsidRDefault="1ED3BE92" w14:paraId="76FDEA42" w14:textId="588A6552">
            <w:pPr>
              <w:pStyle w:val="Normal"/>
              <w:bidi w:val="0"/>
              <w:rPr>
                <w:rFonts w:ascii="Arial" w:hAnsi="Arial" w:eastAsia="Arial" w:cs="Arial"/>
                <w:sz w:val="20"/>
                <w:szCs w:val="20"/>
              </w:rPr>
            </w:pPr>
          </w:p>
        </w:tc>
      </w:tr>
      <w:tr w:rsidR="1ED3BE92" w:rsidTr="2747F183" w14:paraId="2DA291BA">
        <w:trPr>
          <w:trHeight w:val="315"/>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30" w:type="dxa"/>
              <w:left w:w="45" w:type="dxa"/>
              <w:bottom w:w="30" w:type="dxa"/>
              <w:right w:w="45" w:type="dxa"/>
            </w:tcMar>
            <w:vAlign w:val="top"/>
          </w:tcPr>
          <w:p w:rsidR="1ED3BE92" w:rsidP="1ED3BE92" w:rsidRDefault="1ED3BE92" w14:paraId="5DEDB9A8" w14:textId="5A2CC93C">
            <w:pPr>
              <w:spacing w:before="0" w:beforeAutospacing="off" w:after="0" w:afterAutospacing="off"/>
              <w:ind w:left="0" w:hanging="0"/>
            </w:pPr>
            <w:r w:rsidRPr="1ED3BE92" w:rsidR="1ED3BE92">
              <w:rPr>
                <w:rFonts w:ascii="Arial" w:hAnsi="Arial" w:eastAsia="Arial" w:cs="Arial"/>
                <w:sz w:val="20"/>
                <w:szCs w:val="20"/>
              </w:rPr>
              <w:t>protein_id</w:t>
            </w:r>
          </w:p>
        </w:tc>
        <w:tc>
          <w:tcPr>
            <w:tcW w:w="1785" w:type="dxa"/>
            <w:tcBorders>
              <w:top w:val="single" w:color="000000" w:themeColor="text1" w:sz="8"/>
              <w:left w:val="single" w:color="000000" w:themeColor="text1" w:sz="8"/>
              <w:bottom w:val="single" w:color="000000" w:themeColor="text1" w:sz="8"/>
            </w:tcBorders>
            <w:tcMar>
              <w:top w:w="30" w:type="dxa"/>
              <w:bottom w:w="30" w:type="dxa"/>
            </w:tcMar>
            <w:vAlign w:val="top"/>
          </w:tcPr>
          <w:p w:rsidR="1ED3BE92" w:rsidP="1ED3BE92" w:rsidRDefault="1ED3BE92" w14:paraId="18B7DA44" w14:textId="51B80E92">
            <w:pPr>
              <w:spacing w:before="0" w:beforeAutospacing="off" w:after="0" w:afterAutospacing="off"/>
              <w:ind w:left="0" w:hanging="0"/>
            </w:pPr>
            <w:r w:rsidRPr="1ED3BE92" w:rsidR="1ED3BE92">
              <w:rPr>
                <w:rFonts w:ascii="Arial" w:hAnsi="Arial" w:eastAsia="Arial" w:cs="Arial"/>
                <w:sz w:val="20"/>
                <w:szCs w:val="20"/>
              </w:rPr>
              <w:t>Unique identifier of protein product corresponding to protein feature</w:t>
            </w:r>
          </w:p>
        </w:tc>
        <w:tc>
          <w:tcPr>
            <w:tcW w:w="7290" w:type="dxa"/>
            <w:tcBorders>
              <w:top w:val="single" w:color="000000" w:themeColor="text1" w:sz="8"/>
              <w:left w:val="single" w:color="000000" w:themeColor="text1" w:sz="8"/>
              <w:bottom w:val="single" w:color="000000" w:themeColor="text1" w:sz="8"/>
            </w:tcBorders>
            <w:tcMar>
              <w:top w:w="30" w:type="dxa"/>
              <w:left w:w="45" w:type="dxa"/>
              <w:bottom w:w="30" w:type="dxa"/>
              <w:right w:w="45" w:type="dxa"/>
            </w:tcMar>
            <w:vAlign w:val="top"/>
          </w:tcPr>
          <w:p w:rsidR="1ED3BE92" w:rsidP="1ED3BE92" w:rsidRDefault="1ED3BE92" w14:paraId="2C11710E" w14:textId="462391FF">
            <w:pPr>
              <w:ind w:left="0" w:hanging="0"/>
              <w:jc w:val="left"/>
              <w:rPr>
                <w:sz w:val="20"/>
                <w:szCs w:val="20"/>
              </w:rPr>
            </w:pPr>
            <w:r w:rsidRPr="1ED3BE92" w:rsidR="1ED3BE92">
              <w:rPr>
                <w:sz w:val="20"/>
                <w:szCs w:val="20"/>
              </w:rPr>
              <w:t>This is the annotator provided protein identifier</w:t>
            </w:r>
          </w:p>
        </w:tc>
      </w:tr>
      <w:tr w:rsidR="1ED3BE92" w:rsidTr="2747F183" w14:paraId="1E8D3A66">
        <w:trPr>
          <w:trHeight w:val="315"/>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30" w:type="dxa"/>
              <w:left w:w="45" w:type="dxa"/>
              <w:bottom w:w="30" w:type="dxa"/>
              <w:right w:w="45" w:type="dxa"/>
            </w:tcMar>
            <w:vAlign w:val="top"/>
          </w:tcPr>
          <w:p w:rsidR="1ED3BE92" w:rsidP="1ED3BE92" w:rsidRDefault="1ED3BE92" w14:paraId="72FAB451" w14:textId="20B0F642">
            <w:pPr>
              <w:spacing w:before="0" w:beforeAutospacing="off" w:after="0" w:afterAutospacing="off"/>
              <w:ind w:left="0" w:hanging="0"/>
            </w:pPr>
            <w:r w:rsidRPr="1ED3BE92" w:rsidR="1ED3BE92">
              <w:rPr>
                <w:rFonts w:ascii="Arial" w:hAnsi="Arial" w:eastAsia="Arial" w:cs="Arial"/>
                <w:sz w:val="20"/>
                <w:szCs w:val="20"/>
              </w:rPr>
              <w:t>partial</w:t>
            </w:r>
          </w:p>
        </w:tc>
        <w:tc>
          <w:tcPr>
            <w:tcW w:w="1785" w:type="dxa"/>
            <w:tcBorders>
              <w:top w:val="single" w:color="000000" w:themeColor="text1" w:sz="8"/>
              <w:left w:val="single" w:color="000000" w:themeColor="text1" w:sz="8"/>
              <w:bottom w:val="single" w:color="000000" w:themeColor="text1" w:sz="8"/>
              <w:right w:val="single" w:color="000000" w:themeColor="text1" w:sz="8"/>
            </w:tcBorders>
            <w:tcMar>
              <w:top w:w="30" w:type="dxa"/>
              <w:left w:w="45" w:type="dxa"/>
              <w:bottom w:w="30" w:type="dxa"/>
              <w:right w:w="45" w:type="dxa"/>
            </w:tcMar>
            <w:vAlign w:val="bottom"/>
          </w:tcPr>
          <w:p w:rsidR="1ED3BE92" w:rsidP="2747F183" w:rsidRDefault="1ED3BE92" w14:paraId="7D0C8545" w14:textId="1E876F49">
            <w:pPr>
              <w:pStyle w:val="Normal"/>
              <w:ind w:left="0" w:hanging="0"/>
              <w:rPr>
                <w:rFonts w:ascii="Arial" w:hAnsi="Arial" w:eastAsia="Arial" w:cs="Arial"/>
                <w:noProof w:val="0"/>
                <w:color w:val="222222"/>
                <w:sz w:val="20"/>
                <w:szCs w:val="20"/>
                <w:lang w:val="en-GB"/>
              </w:rPr>
            </w:pPr>
            <w:r w:rsidRPr="2747F183" w:rsidR="2747F183">
              <w:rPr>
                <w:rFonts w:ascii="Arial" w:hAnsi="Arial" w:eastAsia="Arial" w:cs="Arial"/>
                <w:noProof w:val="0"/>
                <w:color w:val="222222"/>
                <w:sz w:val="20"/>
                <w:szCs w:val="20"/>
                <w:lang w:val="en-GB"/>
              </w:rPr>
              <w:t>Indicates that the feature is considered to be partial, either internally or at one or both ends.</w:t>
            </w:r>
          </w:p>
        </w:tc>
        <w:tc>
          <w:tcPr>
            <w:tcW w:w="7290" w:type="dxa"/>
            <w:tcBorders>
              <w:top w:val="single" w:color="000000" w:themeColor="text1" w:sz="8"/>
              <w:left w:val="single" w:color="000000" w:themeColor="text1" w:sz="8"/>
              <w:bottom w:val="single" w:color="000000" w:themeColor="text1" w:sz="8"/>
              <w:right w:val="single" w:color="000000" w:themeColor="text1" w:sz="8"/>
            </w:tcBorders>
            <w:tcMar>
              <w:top w:w="30" w:type="dxa"/>
              <w:left w:w="45" w:type="dxa"/>
              <w:bottom w:w="30" w:type="dxa"/>
              <w:right w:w="45" w:type="dxa"/>
            </w:tcMar>
            <w:vAlign w:val="bottom"/>
          </w:tcPr>
          <w:p w:rsidR="1ED3BE92" w:rsidP="2747F183" w:rsidRDefault="1ED3BE92" w14:paraId="40279122" w14:textId="022E85CC">
            <w:pPr>
              <w:pStyle w:val="Normal"/>
              <w:ind w:left="0" w:hanging="0"/>
              <w:rPr>
                <w:sz w:val="20"/>
                <w:szCs w:val="20"/>
              </w:rPr>
            </w:pPr>
            <w:r w:rsidRPr="2747F183" w:rsidR="2747F183">
              <w:rPr>
                <w:sz w:val="20"/>
                <w:szCs w:val="20"/>
              </w:rPr>
              <w:t>In ENA partial=start &amp; partial=end &amp; partial=</w:t>
            </w:r>
            <w:r w:rsidRPr="2747F183" w:rsidR="2747F183">
              <w:rPr>
                <w:sz w:val="20"/>
                <w:szCs w:val="20"/>
              </w:rPr>
              <w:t>start,end</w:t>
            </w:r>
            <w:r w:rsidRPr="2747F183" w:rsidR="2747F183">
              <w:rPr>
                <w:sz w:val="20"/>
                <w:szCs w:val="20"/>
              </w:rPr>
              <w:t>;</w:t>
            </w:r>
          </w:p>
          <w:p w:rsidR="1ED3BE92" w:rsidP="2747F183" w:rsidRDefault="1ED3BE92" w14:paraId="6D99105B" w14:textId="164BF417">
            <w:pPr>
              <w:pStyle w:val="Normal"/>
              <w:ind w:left="0" w:hanging="0"/>
              <w:rPr>
                <w:sz w:val="20"/>
                <w:szCs w:val="20"/>
              </w:rPr>
            </w:pPr>
            <w:r w:rsidRPr="2747F183" w:rsidR="2747F183">
              <w:rPr>
                <w:sz w:val="20"/>
                <w:szCs w:val="20"/>
              </w:rPr>
              <w:t xml:space="preserve">In NCBI: </w:t>
            </w:r>
            <w:r w:rsidRPr="2747F183" w:rsidR="2747F183">
              <w:rPr>
                <w:rFonts w:ascii="Arial" w:hAnsi="Arial" w:eastAsia="Arial" w:cs="Arial"/>
                <w:noProof w:val="0"/>
                <w:color w:val="222222"/>
                <w:sz w:val="20"/>
                <w:szCs w:val="20"/>
                <w:lang w:val="en-GB"/>
              </w:rPr>
              <w:t>The start_range and end_range attributes indicate which end of an interval is partial. The partial attribute always appears with the value ‘true’ (i.e. partial=true).</w:t>
            </w:r>
          </w:p>
        </w:tc>
      </w:tr>
    </w:tbl>
    <w:p w:rsidR="1ED3BE92" w:rsidP="1ED3BE92" w:rsidRDefault="1ED3BE92" w14:paraId="4029169F" w14:textId="15905D83">
      <w:pPr>
        <w:pStyle w:val="Normal"/>
      </w:pPr>
    </w:p>
    <w:p w:rsidR="0EC58389" w:rsidP="1ED3BE92" w:rsidRDefault="7304FEFE" w14:paraId="6BD7ED53" w14:textId="43D9F0BD">
      <w:pPr>
        <w:pStyle w:val="Heading2"/>
        <w:pPrChange w:author="Terence Murphy" w:date="2026-03-26T10:47:00Z" w:id="58">
          <w:pPr>
            <w:ind w:left="0" w:firstLine="0"/>
          </w:pPr>
        </w:pPrChange>
      </w:pPr>
      <w:bookmarkStart w:name="_Toc1368720127" w:id="1711178771"/>
      <w:r w:rsidR="1ED3BE92">
        <w:rPr/>
        <w:t>Special cases</w:t>
      </w:r>
      <w:bookmarkEnd w:id="1711178771"/>
    </w:p>
    <w:p w:rsidR="0EC58389" w:rsidP="0EC58389" w:rsidRDefault="0EC58389" w14:paraId="34CF8DFC" w14:textId="3E3C6092">
      <w:pPr>
        <w:pStyle w:val="Heading3"/>
      </w:pPr>
    </w:p>
    <w:p w:rsidR="387BB470" w:rsidP="387BB470" w:rsidRDefault="387BB470" w14:paraId="0EAA672F" w14:textId="3170B9FD">
      <w:pPr>
        <w:pStyle w:val="Heading3"/>
      </w:pPr>
      <w:bookmarkStart w:name="_Toc1403916456" w:id="980127672"/>
      <w:commentRangeStart w:id="1117965815"/>
      <w:commentRangeStart w:id="2145765512"/>
      <w:bookmarkStart w:name="_Toc324409390" w:id="87548232"/>
      <w:r w:rsidR="1ED3BE92">
        <w:rPr/>
        <w:t>Landmark features</w:t>
      </w:r>
      <w:commentRangeEnd w:id="1117965815"/>
      <w:r>
        <w:rPr>
          <w:rStyle w:val="CommentReference"/>
        </w:rPr>
        <w:commentReference w:id="1117965815"/>
      </w:r>
      <w:commentRangeEnd w:id="2145765512"/>
      <w:r>
        <w:rPr>
          <w:rStyle w:val="CommentReference"/>
        </w:rPr>
        <w:commentReference w:id="2145765512"/>
      </w:r>
      <w:bookmarkEnd w:id="980127672"/>
      <w:bookmarkEnd w:id="87548232"/>
    </w:p>
    <w:p w:rsidR="40986D01" w:rsidP="40986D01" w:rsidRDefault="40986D01" w14:paraId="7EDDDB07" w14:textId="468B38AE">
      <w:pPr>
        <w:pStyle w:val="Normal"/>
      </w:pPr>
    </w:p>
    <w:p w:rsidR="387BB470" w:rsidP="6CEAF04A" w:rsidRDefault="387BB470" w14:paraId="3C4C624D" w14:textId="279CD69E">
      <w:pPr>
        <w:pStyle w:val="Normal"/>
        <w:suppressLineNumbers w:val="0"/>
        <w:bidi w:val="0"/>
        <w:spacing w:before="0" w:beforeAutospacing="off" w:after="0" w:afterAutospacing="off" w:line="276" w:lineRule="auto"/>
        <w:ind w:left="1440" w:right="0" w:hanging="360"/>
        <w:jc w:val="left"/>
        <w:rPr>
          <w:rFonts w:ascii="Arial" w:hAnsi="Arial" w:eastAsia="Arial" w:cs="Arial"/>
          <w:noProof w:val="0"/>
          <w:color w:val="000000" w:themeColor="text1" w:themeTint="FF" w:themeShade="FF"/>
          <w:sz w:val="28"/>
          <w:szCs w:val="28"/>
          <w:lang w:val="en-GB"/>
        </w:rPr>
        <w:pPrChange w:author="Terence Murphy" w:date="2026-06-02T16:33:53.046Z">
          <w:pPr>
            <w:pStyle w:val="Normal"/>
            <w:spacing w:before="0" w:beforeAutospacing="off"/>
          </w:pPr>
        </w:pPrChange>
      </w:pPr>
      <w:r w:rsidRPr="6CEAF04A" w:rsidR="6CEAF04A">
        <w:rPr>
          <w:rFonts w:ascii="Arial" w:hAnsi="Arial" w:eastAsia="Arial" w:cs="Arial"/>
          <w:noProof w:val="0"/>
          <w:color w:val="000000" w:themeColor="text1" w:themeTint="FF" w:themeShade="FF"/>
          <w:sz w:val="28"/>
          <w:szCs w:val="28"/>
          <w:lang w:val="en-GB"/>
        </w:rPr>
        <w:t>Origin-spanning features</w:t>
      </w:r>
    </w:p>
    <w:p w:rsidR="387BB470" w:rsidP="6CEAF04A" w:rsidRDefault="387BB470" w14:paraId="236CC36E" w14:textId="57411013">
      <w:pPr>
        <w:pStyle w:val="Normal"/>
        <w:suppressLineNumbers w:val="0"/>
        <w:spacing w:before="0" w:beforeAutospacing="off" w:after="0" w:afterAutospacing="off" w:line="276" w:lineRule="auto"/>
        <w:ind w:left="1440" w:right="0" w:hanging="360"/>
        <w:jc w:val="left"/>
        <w:rPr>
          <w:rFonts w:ascii="Arial" w:hAnsi="Arial" w:eastAsia="Arial" w:cs="Arial"/>
          <w:noProof w:val="0"/>
          <w:color w:val="000000" w:themeColor="text1" w:themeTint="FF" w:themeShade="FF"/>
          <w:sz w:val="28"/>
          <w:szCs w:val="28"/>
          <w:lang w:val="en-GB"/>
        </w:rPr>
      </w:pPr>
      <w:r w:rsidRPr="1ED3BE92" w:rsidR="1ED3BE92">
        <w:rPr>
          <w:rFonts w:ascii="Arial" w:hAnsi="Arial" w:eastAsia="Arial" w:cs="Arial"/>
          <w:noProof w:val="0"/>
          <w:color w:val="000000" w:themeColor="text1" w:themeTint="FF" w:themeShade="FF"/>
          <w:sz w:val="28"/>
          <w:szCs w:val="28"/>
          <w:lang w:val="en-GB"/>
        </w:rPr>
        <w:t xml:space="preserve">The topology of the </w:t>
      </w:r>
      <w:r w:rsidRPr="1ED3BE92" w:rsidR="1ED3BE92">
        <w:rPr>
          <w:rFonts w:ascii="Arial" w:hAnsi="Arial" w:eastAsia="Arial" w:cs="Arial"/>
          <w:b w:val="1"/>
          <w:bCs w:val="1"/>
          <w:noProof w:val="0"/>
          <w:color w:val="000000" w:themeColor="text1" w:themeTint="FF" w:themeShade="FF"/>
          <w:sz w:val="28"/>
          <w:szCs w:val="28"/>
          <w:lang w:val="en-GB"/>
        </w:rPr>
        <w:t xml:space="preserve">sequence </w:t>
      </w:r>
      <w:r w:rsidRPr="1ED3BE92" w:rsidR="1ED3BE92">
        <w:rPr>
          <w:rFonts w:ascii="Arial" w:hAnsi="Arial" w:eastAsia="Arial" w:cs="Arial"/>
          <w:noProof w:val="0"/>
          <w:color w:val="000000" w:themeColor="text1" w:themeTint="FF" w:themeShade="FF"/>
          <w:sz w:val="28"/>
          <w:szCs w:val="28"/>
          <w:lang w:val="en-GB"/>
        </w:rPr>
        <w:t xml:space="preserve">record is authoritative for INSDC GFF3, and features must not be annotated as spanning the </w:t>
      </w:r>
      <w:r w:rsidRPr="1ED3BE92" w:rsidR="1ED3BE92">
        <w:rPr>
          <w:rFonts w:ascii="Arial" w:hAnsi="Arial" w:eastAsia="Arial" w:cs="Arial"/>
          <w:noProof w:val="0"/>
          <w:color w:val="000000" w:themeColor="text1" w:themeTint="FF" w:themeShade="FF"/>
          <w:sz w:val="28"/>
          <w:szCs w:val="28"/>
          <w:lang w:val="en-GB"/>
        </w:rPr>
        <w:t>origi</w:t>
      </w:r>
      <w:r w:rsidRPr="1ED3BE92" w:rsidR="1ED3BE92">
        <w:rPr>
          <w:rFonts w:ascii="Arial" w:hAnsi="Arial" w:eastAsia="Arial" w:cs="Arial"/>
          <w:noProof w:val="0"/>
          <w:color w:val="000000" w:themeColor="text1" w:themeTint="FF" w:themeShade="FF"/>
          <w:sz w:val="28"/>
          <w:szCs w:val="28"/>
          <w:lang w:val="en-GB"/>
        </w:rPr>
        <w:t xml:space="preserve">n, if the sequence record corresponding to the column 1 </w:t>
      </w:r>
      <w:r w:rsidRPr="1ED3BE92" w:rsidR="1ED3BE92">
        <w:rPr>
          <w:rFonts w:ascii="Arial" w:hAnsi="Arial" w:eastAsia="Arial" w:cs="Arial"/>
          <w:noProof w:val="0"/>
          <w:color w:val="000000" w:themeColor="text1" w:themeTint="FF" w:themeShade="FF"/>
          <w:sz w:val="28"/>
          <w:szCs w:val="28"/>
          <w:lang w:val="en-GB"/>
        </w:rPr>
        <w:t>seqid</w:t>
      </w:r>
      <w:r w:rsidRPr="1ED3BE92" w:rsidR="1ED3BE92">
        <w:rPr>
          <w:rFonts w:ascii="Arial" w:hAnsi="Arial" w:eastAsia="Arial" w:cs="Arial"/>
          <w:noProof w:val="0"/>
          <w:color w:val="000000" w:themeColor="text1" w:themeTint="FF" w:themeShade="FF"/>
          <w:sz w:val="28"/>
          <w:szCs w:val="28"/>
          <w:lang w:val="en-GB"/>
        </w:rPr>
        <w:t xml:space="preserve"> is not explicitly </w:t>
      </w:r>
      <w:r w:rsidRPr="1ED3BE92" w:rsidR="1ED3BE92">
        <w:rPr>
          <w:rFonts w:ascii="Arial" w:hAnsi="Arial" w:eastAsia="Arial" w:cs="Arial"/>
          <w:noProof w:val="0"/>
          <w:color w:val="000000" w:themeColor="text1" w:themeTint="FF" w:themeShade="FF"/>
          <w:sz w:val="28"/>
          <w:szCs w:val="28"/>
          <w:lang w:val="en-GB"/>
        </w:rPr>
        <w:t>indicated</w:t>
      </w:r>
      <w:r w:rsidRPr="1ED3BE92" w:rsidR="1ED3BE92">
        <w:rPr>
          <w:rFonts w:ascii="Arial" w:hAnsi="Arial" w:eastAsia="Arial" w:cs="Arial"/>
          <w:noProof w:val="0"/>
          <w:color w:val="000000" w:themeColor="text1" w:themeTint="FF" w:themeShade="FF"/>
          <w:sz w:val="28"/>
          <w:szCs w:val="28"/>
          <w:lang w:val="en-GB"/>
        </w:rPr>
        <w:t xml:space="preserve"> to be circular</w:t>
      </w:r>
      <w:commentRangeStart w:id="326298405"/>
      <w:r w:rsidRPr="1ED3BE92" w:rsidR="1ED3BE92">
        <w:rPr>
          <w:rFonts w:ascii="Arial" w:hAnsi="Arial" w:eastAsia="Arial" w:cs="Arial"/>
          <w:noProof w:val="0"/>
          <w:color w:val="000000" w:themeColor="text1" w:themeTint="FF" w:themeShade="FF"/>
          <w:sz w:val="28"/>
          <w:szCs w:val="28"/>
          <w:lang w:val="en-GB"/>
        </w:rPr>
        <w:t xml:space="preserve"> in the sequence file</w:t>
      </w:r>
      <w:commentRangeEnd w:id="326298405"/>
      <w:r>
        <w:rPr>
          <w:rStyle w:val="CommentReference"/>
        </w:rPr>
        <w:commentReference w:id="326298405"/>
      </w:r>
      <w:r w:rsidRPr="1ED3BE92" w:rsidR="1ED3BE92">
        <w:rPr>
          <w:rFonts w:ascii="Arial" w:hAnsi="Arial" w:eastAsia="Arial" w:cs="Arial"/>
          <w:noProof w:val="0"/>
          <w:color w:val="000000" w:themeColor="text1" w:themeTint="FF" w:themeShade="FF"/>
          <w:sz w:val="28"/>
          <w:szCs w:val="28"/>
          <w:lang w:val="en-GB"/>
        </w:rPr>
        <w:t xml:space="preserve">. </w:t>
      </w:r>
      <w:r w:rsidR="1ED3BE92">
        <w:rPr/>
        <w:t xml:space="preserve"> See </w:t>
      </w:r>
      <w:hyperlink r:id="R5e03e9693c224886">
        <w:r w:rsidRPr="1ED3BE92" w:rsidR="1ED3BE92">
          <w:rPr>
            <w:rStyle w:val="Hyperlink"/>
          </w:rPr>
          <w:t>INSDC Minimal Specifications for a Sequence.</w:t>
        </w:r>
      </w:hyperlink>
      <w:r w:rsidR="1ED3BE92">
        <w:rPr/>
        <w:t xml:space="preserve"> </w:t>
      </w:r>
    </w:p>
    <w:p w:rsidR="387BB470" w:rsidP="387BB470" w:rsidRDefault="387BB470" w14:paraId="51D6C9D1" w14:textId="1813BD8E"/>
    <w:p w:rsidR="387BB470" w:rsidP="1ED3BE92" w:rsidRDefault="387BB470" w14:paraId="2551219A" w14:textId="4FE9D5D5">
      <w:pPr>
        <w:pStyle w:val="Normal"/>
        <w:ind/>
      </w:pPr>
      <w:commentRangeStart w:id="1376934776"/>
      <w:commentRangeStart w:id="1933717309"/>
      <w:commentRangeStart w:id="2101067766"/>
      <w:commentRangeStart w:id="1169665703"/>
      <w:r w:rsidR="1ED3BE92">
        <w:rPr/>
        <w:t xml:space="preserve">Individual circular local features are denoted by </w:t>
      </w:r>
      <w:commentRangeStart w:id="2018860441"/>
      <w:r w:rsidRPr="1ED3BE92" w:rsidR="1ED3BE92">
        <w:rPr>
          <w:rFonts w:ascii="ui-monospace" w:hAnsi="ui-monospace" w:eastAsia="ui-monospace" w:cs="ui-monospace"/>
          <w:color w:val="1F2328"/>
          <w:sz w:val="20"/>
          <w:szCs w:val="20"/>
        </w:rPr>
        <w:t>is_circular</w:t>
      </w:r>
      <w:r w:rsidRPr="1ED3BE92" w:rsidR="1ED3BE92">
        <w:rPr>
          <w:rFonts w:ascii="ui-monospace" w:hAnsi="ui-monospace" w:eastAsia="ui-monospace" w:cs="ui-monospace"/>
          <w:color w:val="1F2328"/>
          <w:sz w:val="20"/>
          <w:szCs w:val="20"/>
        </w:rPr>
        <w:t>=true</w:t>
      </w:r>
      <w:commentRangeEnd w:id="2018860441"/>
      <w:r>
        <w:rPr>
          <w:rStyle w:val="CommentReference"/>
        </w:rPr>
        <w:commentReference w:id="2018860441"/>
      </w:r>
      <w:r w:rsidR="1ED3BE92">
        <w:rPr/>
        <w:t xml:space="preserve"> in col 9. This is a deviation from the base GFF3 specification, which only refers to using </w:t>
      </w:r>
      <w:r w:rsidR="1ED3BE92">
        <w:rPr/>
        <w:t>Is_circular</w:t>
      </w:r>
      <w:r w:rsidR="1ED3BE92">
        <w:rPr/>
        <w:t xml:space="preserve"> on the “landmark feature”; however, providing this information on individual </w:t>
      </w:r>
      <w:r w:rsidR="1ED3BE92">
        <w:rPr/>
        <w:t>origi</w:t>
      </w:r>
      <w:r w:rsidR="1ED3BE92">
        <w:rPr/>
        <w:t xml:space="preserve">n-spanning features provides greater clarity. </w:t>
      </w:r>
      <w:commentRangeEnd w:id="1376934776"/>
      <w:r>
        <w:rPr>
          <w:rStyle w:val="CommentReference"/>
        </w:rPr>
        <w:commentReference w:id="1376934776"/>
      </w:r>
      <w:commentRangeEnd w:id="1933717309"/>
      <w:r>
        <w:rPr>
          <w:rStyle w:val="CommentReference"/>
        </w:rPr>
        <w:commentReference w:id="1933717309"/>
      </w:r>
      <w:commentRangeEnd w:id="2101067766"/>
      <w:r>
        <w:rPr>
          <w:rStyle w:val="CommentReference"/>
        </w:rPr>
        <w:commentReference w:id="2101067766"/>
      </w:r>
      <w:commentRangeEnd w:id="1169665703"/>
      <w:r>
        <w:rPr>
          <w:rStyle w:val="CommentReference"/>
        </w:rPr>
        <w:commentReference w:id="1169665703"/>
      </w:r>
      <w:r w:rsidR="1ED3BE92">
        <w:rPr/>
        <w:t xml:space="preserve">Where features span the </w:t>
      </w:r>
      <w:r w:rsidR="1ED3BE92">
        <w:rPr/>
        <w:t>origi</w:t>
      </w:r>
      <w:r w:rsidR="1ED3BE92">
        <w:rPr/>
        <w:t xml:space="preserve">n of the circular: the col 5 (end) coordinate will be greater than the sequence length, </w:t>
      </w:r>
      <w:r w:rsidR="1ED3BE92">
        <w:rPr/>
        <w:t>in accordance with</w:t>
      </w:r>
      <w:r w:rsidR="1ED3BE92">
        <w:rPr/>
        <w:t xml:space="preserve"> the SO GFF3 convention</w:t>
      </w:r>
      <w:r w:rsidR="1ED3BE92">
        <w:rPr/>
        <w:t xml:space="preserve">.  </w:t>
      </w:r>
      <w:r w:rsidR="1ED3BE92">
        <w:rPr/>
        <w:t>M</w:t>
      </w:r>
      <w:r w:rsidRPr="1ED3BE92" w:rsidR="1ED3BE92">
        <w:rPr>
          <w:rFonts w:ascii="Calibri" w:hAnsi="Calibri" w:eastAsia="ＭＳ ゴシック" w:cs="Times New Roman" w:asciiTheme="majorAscii" w:hAnsiTheme="majorAscii" w:eastAsiaTheme="majorEastAsia" w:cstheme="majorBidi"/>
          <w:color w:val="1F2328"/>
        </w:rPr>
        <w:t xml:space="preserve">aking </w:t>
      </w:r>
      <w:r w:rsidRPr="1ED3BE92" w:rsidR="1ED3BE92">
        <w:rPr>
          <w:rFonts w:ascii="Calibri" w:hAnsi="Calibri" w:eastAsia="ＭＳ ゴシック" w:cs="Times New Roman" w:asciiTheme="majorAscii" w:hAnsiTheme="majorAscii" w:eastAsiaTheme="majorEastAsia" w:cstheme="majorBidi"/>
          <w:b w:val="1"/>
          <w:bCs w:val="1"/>
          <w:color w:val="1F2328"/>
        </w:rPr>
        <w:t xml:space="preserve">end </w:t>
      </w:r>
      <w:r w:rsidRPr="1ED3BE92" w:rsidR="1ED3BE92">
        <w:rPr>
          <w:rFonts w:ascii="Calibri" w:hAnsi="Calibri" w:eastAsia="ＭＳ ゴシック" w:cs="Times New Roman" w:asciiTheme="majorAscii" w:hAnsiTheme="majorAscii" w:eastAsiaTheme="majorEastAsia" w:cstheme="majorBidi"/>
          <w:color w:val="1F2328"/>
        </w:rPr>
        <w:t xml:space="preserve">= the </w:t>
      </w:r>
      <w:r w:rsidRPr="1ED3BE92" w:rsidR="1ED3BE92">
        <w:rPr>
          <w:rFonts w:ascii="Calibri" w:hAnsi="Calibri" w:eastAsia="ＭＳ ゴシック" w:cs="Times New Roman" w:asciiTheme="majorAscii" w:hAnsiTheme="majorAscii" w:eastAsiaTheme="majorEastAsia" w:cstheme="majorBidi"/>
          <w:b w:val="1"/>
          <w:bCs w:val="1"/>
          <w:color w:val="1F2328"/>
        </w:rPr>
        <w:t>position of the end</w:t>
      </w:r>
      <w:r w:rsidRPr="1ED3BE92" w:rsidR="1ED3BE92">
        <w:rPr>
          <w:rFonts w:ascii="Calibri" w:hAnsi="Calibri" w:eastAsia="ＭＳ ゴシック" w:cs="Times New Roman" w:asciiTheme="majorAscii" w:hAnsiTheme="majorAscii" w:eastAsiaTheme="majorEastAsia" w:cstheme="majorBidi"/>
          <w:color w:val="1F2328"/>
        </w:rPr>
        <w:t xml:space="preserve"> + the l</w:t>
      </w:r>
      <w:r w:rsidRPr="1ED3BE92" w:rsidR="1ED3BE92">
        <w:rPr>
          <w:rFonts w:ascii="Calibri" w:hAnsi="Calibri" w:eastAsia="ＭＳ ゴシック" w:cs="Times New Roman" w:asciiTheme="majorAscii" w:hAnsiTheme="majorAscii" w:eastAsiaTheme="majorEastAsia" w:cstheme="majorBidi"/>
          <w:b w:val="1"/>
          <w:bCs w:val="1"/>
          <w:color w:val="1F2328"/>
        </w:rPr>
        <w:t>ength of the landmark feature</w:t>
      </w:r>
      <w:r w:rsidRPr="1ED3BE92" w:rsidR="1ED3BE92">
        <w:rPr>
          <w:rFonts w:ascii="Calibri" w:hAnsi="Calibri" w:eastAsia="ＭＳ ゴシック" w:cs="Times New Roman" w:asciiTheme="majorAscii" w:hAnsiTheme="majorAscii" w:eastAsiaTheme="majorEastAsia" w:cstheme="majorBidi"/>
          <w:color w:val="1F2328"/>
        </w:rPr>
        <w:t>.</w:t>
      </w:r>
      <w:r w:rsidRPr="1ED3BE92" w:rsidR="1ED3BE92">
        <w:rPr>
          <w:rFonts w:ascii="-apple-system" w:hAnsi="-apple-system" w:eastAsia="-apple-system" w:cs="-apple-system"/>
          <w:color w:val="1F2328"/>
        </w:rPr>
        <w:t xml:space="preserve"> </w:t>
      </w:r>
      <w:r w:rsidR="1ED3BE92">
        <w:rPr/>
        <w:t xml:space="preserve">N.B. this is different to the INSDC databank convention. </w:t>
      </w:r>
      <w:r w:rsidRPr="1ED3BE92" w:rsidR="1ED3BE92">
        <w:rPr>
          <w:rFonts w:ascii="Arial" w:hAnsi="Arial" w:eastAsia="Arial" w:cs="Arial"/>
          <w:noProof w:val="0"/>
          <w:sz w:val="27"/>
          <w:szCs w:val="27"/>
          <w:lang w:val="en-GB"/>
        </w:rPr>
        <w:t>Please see the example (fig 2).</w:t>
      </w:r>
      <w:r w:rsidR="1ED3BE92">
        <w:rPr/>
        <w:t xml:space="preserve"> </w:t>
      </w:r>
    </w:p>
    <w:p w:rsidR="387BB470" w:rsidP="387BB470" w:rsidRDefault="387BB470" w14:paraId="15160111" w14:textId="5B3C41CA"/>
    <w:p w:rsidR="1D9EE086" w:rsidP="46BB9C23" w:rsidRDefault="1D9EE086" w14:paraId="5C3DD278" w14:textId="7708BFB8">
      <w:pPr>
        <w:pStyle w:val="Normal"/>
      </w:pPr>
    </w:p>
    <w:p w:rsidR="1D9EE086" w:rsidP="46BB9C23" w:rsidRDefault="1D9EE086" w14:paraId="04FC2BBC" w14:textId="181CDB64">
      <w:pPr>
        <w:pStyle w:val="Normal"/>
      </w:pPr>
    </w:p>
    <w:p w:rsidR="1D9EE086" w:rsidP="1ED3BE92" w:rsidRDefault="1D9EE086" w14:paraId="006013A4" w14:textId="41D4113B">
      <w:pPr>
        <w:pStyle w:val="Heading4"/>
        <w:rPr>
          <w:i w:val="1"/>
          <w:iCs w:val="1"/>
        </w:rPr>
      </w:pPr>
      <w:bookmarkStart w:name="_Toc1276268033" w:id="2083583513"/>
      <w:r>
        <w:drawing>
          <wp:inline wp14:editId="6EC8764E" wp14:anchorId="30F7B0F4">
            <wp:extent cx="5943600" cy="2933700"/>
            <wp:effectExtent l="0" t="0" r="0" b="0"/>
            <wp:docPr id="912456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2456769" name="Picture 912456769"/>
                    <pic:cNvPicPr/>
                  </pic:nvPicPr>
                  <pic:blipFill>
                    <a:blip xmlns:r="http://schemas.openxmlformats.org/officeDocument/2006/relationships" r:embed="rId221151104">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r w:rsidR="1ED3BE92">
        <w:rPr/>
        <w:t xml:space="preserve">Figure 2: Example of a 301 bp CDS feature that crosses the </w:t>
      </w:r>
      <w:r w:rsidR="1ED3BE92">
        <w:rPr/>
        <w:t>origi</w:t>
      </w:r>
      <w:r w:rsidR="1ED3BE92">
        <w:rPr/>
        <w:t>n of a circular nucleic acid of 5000 bp in length</w:t>
      </w:r>
      <w:bookmarkEnd w:id="2083583513"/>
    </w:p>
    <w:p w:rsidR="1ED3BE92" w:rsidP="1ED3BE92" w:rsidRDefault="1ED3BE92" w14:paraId="75C9FBDA" w14:textId="47FA27F8">
      <w:pPr>
        <w:pStyle w:val="Normal"/>
        <w:rPr>
          <w:rFonts w:ascii="Courier New" w:hAnsi="Courier New" w:eastAsia="Courier New" w:cs="Courier New"/>
        </w:rPr>
      </w:pPr>
    </w:p>
    <w:p w:rsidR="1ED3BE92" w:rsidP="1ED3BE92" w:rsidRDefault="1ED3BE92" w14:paraId="30BB1F4D" w14:textId="11940B05">
      <w:pPr>
        <w:pStyle w:val="Normal"/>
      </w:pPr>
      <w:commentRangeStart w:id="453921697"/>
      <w:commentRangeStart w:id="117935220"/>
      <w:commentRangeStart w:id="1027134633"/>
      <w:r w:rsidR="1ED3BE92">
        <w:rPr/>
        <w:t>For a multiple-interval (e.g. multi-exon) feature spanning the origin, all child features should be shifted according to this rule, even if the child feature itself does not span the origin. See Figure 3.</w:t>
      </w:r>
      <w:commentRangeEnd w:id="453921697"/>
      <w:r>
        <w:rPr>
          <w:rStyle w:val="CommentReference"/>
        </w:rPr>
        <w:commentReference w:id="453921697"/>
      </w:r>
      <w:commentRangeEnd w:id="117935220"/>
      <w:r>
        <w:rPr>
          <w:rStyle w:val="CommentReference"/>
        </w:rPr>
        <w:commentReference w:id="117935220"/>
      </w:r>
      <w:commentRangeEnd w:id="1027134633"/>
      <w:r>
        <w:rPr>
          <w:rStyle w:val="CommentReference"/>
        </w:rPr>
        <w:commentReference w:id="1027134633"/>
      </w:r>
    </w:p>
    <w:p w:rsidR="1ED3BE92" w:rsidP="1ED3BE92" w:rsidRDefault="1ED3BE92" w14:paraId="53761117" w14:textId="08677A31">
      <w:pPr>
        <w:pStyle w:val="Normal"/>
      </w:pPr>
    </w:p>
    <w:p w:rsidR="1ED3BE92" w:rsidP="1ED3BE92" w:rsidRDefault="1ED3BE92" w14:paraId="02809E11" w14:textId="00CF3B72">
      <w:pPr>
        <w:pStyle w:val="Heading4"/>
        <w:rPr>
          <w:noProof w:val="0"/>
          <w:lang w:val="en-GB"/>
        </w:rPr>
      </w:pPr>
      <w:bookmarkStart w:name="_Toc823927861" w:id="659314435"/>
      <w:r w:rsidRPr="1ED3BE92" w:rsidR="1ED3BE92">
        <w:rPr>
          <w:noProof w:val="0"/>
          <w:lang w:val="en-GB"/>
        </w:rPr>
        <w:t>Figure 3: example with multi-exon features spanning the origin: AF319782.2</w:t>
      </w:r>
      <w:bookmarkEnd w:id="659314435"/>
    </w:p>
    <w:tbl>
      <w:tblPr>
        <w:tblStyle w:val="TableGrid"/>
        <w:tblW w:w="0" w:type="auto"/>
        <w:tblLook w:val="06A0" w:firstRow="1" w:lastRow="0" w:firstColumn="1" w:lastColumn="0" w:noHBand="1" w:noVBand="1"/>
      </w:tblPr>
      <w:tblGrid>
        <w:gridCol w:w="10800"/>
      </w:tblGrid>
      <w:tr w:rsidR="1ED3BE92" w:rsidTr="1ED3BE92" w14:paraId="5B55D880">
        <w:trPr>
          <w:trHeight w:val="300"/>
        </w:trPr>
        <w:tc>
          <w:tcPr>
            <w:tcW w:w="10800" w:type="dxa"/>
            <w:tcMar/>
          </w:tcPr>
          <w:p w:rsidR="1ED3BE92" w:rsidP="1ED3BE92" w:rsidRDefault="1ED3BE92" w14:paraId="41878487" w14:textId="7F128808">
            <w:pPr>
              <w:pStyle w:val="Normal"/>
              <w:ind w:left="1440"/>
              <w:rPr>
                <w:noProof w:val="0"/>
                <w:lang w:val="en-GB"/>
              </w:rPr>
            </w:pPr>
            <w:r w:rsidRPr="1ED3BE92" w:rsidR="1ED3BE92">
              <w:rPr>
                <w:noProof w:val="0"/>
                <w:lang w:val="en-GB"/>
              </w:rPr>
              <w:t xml:space="preserve">In an INSDC </w:t>
            </w:r>
            <w:r w:rsidRPr="1ED3BE92" w:rsidR="1ED3BE92">
              <w:rPr>
                <w:noProof w:val="0"/>
                <w:lang w:val="en-GB"/>
              </w:rPr>
              <w:t>Flatfile:</w:t>
            </w:r>
          </w:p>
          <w:p w:rsidR="1ED3BE92" w:rsidP="1ED3BE92" w:rsidRDefault="1ED3BE92" w14:paraId="4F3B7992" w14:textId="0EC03A18">
            <w:pPr>
              <w:pStyle w:val="Normal"/>
            </w:pPr>
            <w:r w:rsidRPr="1ED3BE92" w:rsidR="1ED3BE92">
              <w:rPr>
                <w:rFonts w:ascii="Courier New" w:hAnsi="Courier New" w:eastAsia="Courier New" w:cs="Courier New"/>
                <w:noProof w:val="0"/>
                <w:color w:val="1D1C1D"/>
                <w:sz w:val="16"/>
                <w:szCs w:val="16"/>
                <w:lang w:val="en-GB"/>
              </w:rPr>
              <w:t>LOCUS       AF319782              149696 bp    DNA     circular VRL 07-NOV-2002</w:t>
            </w:r>
            <w:r>
              <w:br/>
            </w:r>
            <w:r>
              <w:br/>
            </w:r>
            <w:r w:rsidRPr="1ED3BE92" w:rsidR="1ED3BE92">
              <w:rPr>
                <w:rFonts w:ascii="Courier New" w:hAnsi="Courier New" w:eastAsia="Courier New" w:cs="Courier New"/>
                <w:noProof w:val="0"/>
                <w:color w:val="1D1C1D"/>
                <w:sz w:val="16"/>
                <w:szCs w:val="16"/>
                <w:lang w:val="en-GB"/>
              </w:rPr>
              <w:t xml:space="preserve">     CDS             complement(join(138637..138818,138904..139005,</w:t>
            </w:r>
            <w:r>
              <w:br/>
            </w:r>
            <w:r w:rsidRPr="1ED3BE92" w:rsidR="1ED3BE92">
              <w:rPr>
                <w:rFonts w:ascii="Courier New" w:hAnsi="Courier New" w:eastAsia="Courier New" w:cs="Courier New"/>
                <w:noProof w:val="0"/>
                <w:color w:val="1D1C1D"/>
                <w:sz w:val="16"/>
                <w:szCs w:val="16"/>
                <w:lang w:val="en-GB"/>
              </w:rPr>
              <w:t xml:space="preserve">                     139106..139219,139294..139458,139572..139661,</w:t>
            </w:r>
            <w:r>
              <w:br/>
            </w:r>
            <w:r w:rsidRPr="1ED3BE92" w:rsidR="1ED3BE92">
              <w:rPr>
                <w:rFonts w:ascii="Courier New" w:hAnsi="Courier New" w:eastAsia="Courier New" w:cs="Courier New"/>
                <w:noProof w:val="0"/>
                <w:color w:val="1D1C1D"/>
                <w:sz w:val="16"/>
                <w:szCs w:val="16"/>
                <w:lang w:val="en-GB"/>
              </w:rPr>
              <w:t xml:space="preserve">                     139744..139992,140075..140167,140247..140485,</w:t>
            </w:r>
            <w:r w:rsidRPr="1ED3BE92" w:rsidR="1ED3BE92">
              <w:rPr>
                <w:rFonts w:ascii="Courier New" w:hAnsi="Courier New" w:eastAsia="Courier New" w:cs="Courier New"/>
                <w:noProof w:val="0"/>
                <w:color w:val="1D1C1D"/>
                <w:sz w:val="16"/>
                <w:szCs w:val="16"/>
                <w:highlight w:val="yellow"/>
                <w:lang w:val="en-GB"/>
              </w:rPr>
              <w:t>959..966</w:t>
            </w:r>
            <w:r w:rsidRPr="1ED3BE92" w:rsidR="1ED3BE92">
              <w:rPr>
                <w:rFonts w:ascii="Courier New" w:hAnsi="Courier New" w:eastAsia="Courier New" w:cs="Courier New"/>
                <w:noProof w:val="0"/>
                <w:color w:val="1D1C1D"/>
                <w:sz w:val="16"/>
                <w:szCs w:val="16"/>
                <w:lang w:val="en-GB"/>
              </w:rPr>
              <w:t>))</w:t>
            </w:r>
          </w:p>
        </w:tc>
      </w:tr>
      <w:tr w:rsidR="1ED3BE92" w:rsidTr="1ED3BE92" w14:paraId="6BEDCFD1">
        <w:trPr>
          <w:trHeight w:val="300"/>
        </w:trPr>
        <w:tc>
          <w:tcPr>
            <w:tcW w:w="10800" w:type="dxa"/>
            <w:tcMar/>
          </w:tcPr>
          <w:p w:rsidR="1ED3BE92" w:rsidP="1ED3BE92" w:rsidRDefault="1ED3BE92" w14:paraId="4A33E6D5" w14:textId="2046392E">
            <w:pPr>
              <w:spacing w:before="0" w:beforeAutospacing="off" w:after="0" w:afterAutospacing="off"/>
              <w:rPr>
                <w:rFonts w:ascii="Courier New" w:hAnsi="Courier New" w:eastAsia="Courier New" w:cs="Courier New"/>
                <w:noProof w:val="0"/>
                <w:color w:val="1D1C1D"/>
                <w:sz w:val="16"/>
                <w:szCs w:val="16"/>
                <w:lang w:val="en-GB"/>
              </w:rPr>
            </w:pPr>
          </w:p>
          <w:p w:rsidR="1ED3BE92" w:rsidP="1ED3BE92" w:rsidRDefault="1ED3BE92" w14:paraId="113C33CA" w14:textId="51AEDF64">
            <w:pPr>
              <w:pStyle w:val="Normal"/>
              <w:rPr>
                <w:rFonts w:ascii="Calibri" w:hAnsi="Calibri" w:eastAsia="Calibri" w:cs="Calibri" w:asciiTheme="majorAscii" w:hAnsiTheme="majorAscii" w:eastAsiaTheme="majorAscii" w:cstheme="majorAscii"/>
                <w:noProof w:val="0"/>
                <w:color w:val="1D1C1D"/>
                <w:sz w:val="16"/>
                <w:szCs w:val="16"/>
                <w:lang w:val="en-GB"/>
              </w:rPr>
            </w:pPr>
            <w:r w:rsidRPr="1ED3BE92" w:rsidR="1ED3BE92">
              <w:rPr>
                <w:noProof w:val="0"/>
                <w:lang w:val="en-GB"/>
              </w:rPr>
              <w:t>In an NCBI GFF3:</w:t>
            </w:r>
          </w:p>
          <w:p w:rsidR="1ED3BE92" w:rsidP="1ED3BE92" w:rsidRDefault="1ED3BE92" w14:paraId="6CB75ADD" w14:textId="68C52A5D">
            <w:pPr>
              <w:spacing w:before="0" w:beforeAutospacing="off" w:after="0" w:afterAutospacing="off"/>
              <w:rPr>
                <w:rFonts w:ascii="Courier New" w:hAnsi="Courier New" w:eastAsia="Courier New" w:cs="Courier New"/>
                <w:noProof w:val="0"/>
                <w:color w:val="1D1C1D"/>
                <w:sz w:val="16"/>
                <w:szCs w:val="16"/>
                <w:lang w:val="en-GB"/>
              </w:rPr>
            </w:pPr>
            <w:r w:rsidRPr="1ED3BE92" w:rsidR="1ED3BE92">
              <w:rPr>
                <w:rFonts w:ascii="Courier New" w:hAnsi="Courier New" w:eastAsia="Courier New" w:cs="Courier New"/>
                <w:noProof w:val="0"/>
                <w:color w:val="1D1C1D"/>
                <w:sz w:val="16"/>
                <w:szCs w:val="16"/>
                <w:lang w:val="en-GB"/>
              </w:rPr>
              <w:t xml:space="preserve">AF319782.2      </w:t>
            </w:r>
            <w:r w:rsidRPr="1ED3BE92" w:rsidR="1ED3BE92">
              <w:rPr>
                <w:rFonts w:ascii="Courier New" w:hAnsi="Courier New" w:eastAsia="Courier New" w:cs="Courier New"/>
                <w:noProof w:val="0"/>
                <w:color w:val="1D1C1D"/>
                <w:sz w:val="16"/>
                <w:szCs w:val="16"/>
                <w:lang w:val="en-GB"/>
              </w:rPr>
              <w:t>Genbank</w:t>
            </w:r>
            <w:r w:rsidRPr="1ED3BE92" w:rsidR="1ED3BE92">
              <w:rPr>
                <w:rFonts w:ascii="Courier New" w:hAnsi="Courier New" w:eastAsia="Courier New" w:cs="Courier New"/>
                <w:noProof w:val="0"/>
                <w:color w:val="1D1C1D"/>
                <w:sz w:val="16"/>
                <w:szCs w:val="16"/>
                <w:lang w:val="en-GB"/>
              </w:rPr>
              <w:t xml:space="preserve"> CDS     </w:t>
            </w:r>
            <w:r w:rsidRPr="1ED3BE92" w:rsidR="1ED3BE92">
              <w:rPr>
                <w:rFonts w:ascii="Courier New" w:hAnsi="Courier New" w:eastAsia="Courier New" w:cs="Courier New"/>
                <w:noProof w:val="0"/>
                <w:color w:val="1D1C1D"/>
                <w:sz w:val="16"/>
                <w:szCs w:val="16"/>
                <w:highlight w:val="yellow"/>
                <w:lang w:val="en-GB"/>
              </w:rPr>
              <w:t>150655  150662</w:t>
            </w:r>
            <w:r w:rsidRPr="1ED3BE92" w:rsidR="1ED3BE92">
              <w:rPr>
                <w:rFonts w:ascii="Courier New" w:hAnsi="Courier New" w:eastAsia="Courier New" w:cs="Courier New"/>
                <w:noProof w:val="0"/>
                <w:color w:val="1D1C1D"/>
                <w:sz w:val="16"/>
                <w:szCs w:val="16"/>
                <w:lang w:val="en-GB"/>
              </w:rPr>
              <w:t xml:space="preserve">  .</w:t>
            </w:r>
            <w:r w:rsidRPr="1ED3BE92" w:rsidR="1ED3BE92">
              <w:rPr>
                <w:rFonts w:ascii="Courier New" w:hAnsi="Courier New" w:eastAsia="Courier New" w:cs="Courier New"/>
                <w:noProof w:val="0"/>
                <w:color w:val="1D1C1D"/>
                <w:sz w:val="16"/>
                <w:szCs w:val="16"/>
                <w:lang w:val="en-GB"/>
              </w:rPr>
              <w:t xml:space="preserve">       -       0       ID=cds-AAN64290.</w:t>
            </w:r>
            <w:r w:rsidRPr="1ED3BE92" w:rsidR="1ED3BE92">
              <w:rPr>
                <w:rFonts w:ascii="Courier New" w:hAnsi="Courier New" w:eastAsia="Courier New" w:cs="Courier New"/>
                <w:noProof w:val="0"/>
                <w:color w:val="1D1C1D"/>
                <w:sz w:val="16"/>
                <w:szCs w:val="16"/>
                <w:lang w:val="en-GB"/>
              </w:rPr>
              <w:t>1  &lt;</w:t>
            </w:r>
            <w:r w:rsidRPr="1ED3BE92" w:rsidR="1ED3BE92">
              <w:rPr>
                <w:rFonts w:ascii="Courier New" w:hAnsi="Courier New" w:eastAsia="Courier New" w:cs="Courier New"/>
                <w:noProof w:val="0"/>
                <w:color w:val="1D1C1D"/>
                <w:sz w:val="16"/>
                <w:szCs w:val="16"/>
                <w:lang w:val="en-GB"/>
              </w:rPr>
              <w:t>-- this is shifted into virtual space</w:t>
            </w:r>
          </w:p>
          <w:p w:rsidR="1ED3BE92" w:rsidP="1ED3BE92" w:rsidRDefault="1ED3BE92" w14:paraId="310A0EC1" w14:textId="64F8B8B3">
            <w:pPr>
              <w:spacing w:before="0" w:beforeAutospacing="off" w:after="0" w:afterAutospacing="off"/>
              <w:rPr>
                <w:rFonts w:ascii="Courier New" w:hAnsi="Courier New" w:eastAsia="Courier New" w:cs="Courier New"/>
                <w:noProof w:val="0"/>
                <w:color w:val="1D1C1D"/>
                <w:sz w:val="16"/>
                <w:szCs w:val="16"/>
                <w:lang w:val="en-GB"/>
              </w:rPr>
            </w:pPr>
            <w:r w:rsidRPr="1ED3BE92" w:rsidR="1ED3BE92">
              <w:rPr>
                <w:rFonts w:ascii="Courier New" w:hAnsi="Courier New" w:eastAsia="Courier New" w:cs="Courier New"/>
                <w:noProof w:val="0"/>
                <w:color w:val="1D1C1D"/>
                <w:sz w:val="16"/>
                <w:szCs w:val="16"/>
                <w:lang w:val="en-GB"/>
              </w:rPr>
              <w:t xml:space="preserve">AF319782.2      </w:t>
            </w:r>
            <w:r w:rsidRPr="1ED3BE92" w:rsidR="1ED3BE92">
              <w:rPr>
                <w:rFonts w:ascii="Courier New" w:hAnsi="Courier New" w:eastAsia="Courier New" w:cs="Courier New"/>
                <w:noProof w:val="0"/>
                <w:color w:val="1D1C1D"/>
                <w:sz w:val="16"/>
                <w:szCs w:val="16"/>
                <w:lang w:val="en-GB"/>
              </w:rPr>
              <w:t>Genbank</w:t>
            </w:r>
            <w:r w:rsidRPr="1ED3BE92" w:rsidR="1ED3BE92">
              <w:rPr>
                <w:rFonts w:ascii="Courier New" w:hAnsi="Courier New" w:eastAsia="Courier New" w:cs="Courier New"/>
                <w:noProof w:val="0"/>
                <w:color w:val="1D1C1D"/>
                <w:sz w:val="16"/>
                <w:szCs w:val="16"/>
                <w:lang w:val="en-GB"/>
              </w:rPr>
              <w:t xml:space="preserve"> CDS     </w:t>
            </w:r>
            <w:r w:rsidRPr="1ED3BE92" w:rsidR="1ED3BE92">
              <w:rPr>
                <w:rFonts w:ascii="Courier New" w:hAnsi="Courier New" w:eastAsia="Courier New" w:cs="Courier New"/>
                <w:noProof w:val="0"/>
                <w:color w:val="1D1C1D"/>
                <w:sz w:val="16"/>
                <w:szCs w:val="16"/>
                <w:lang w:val="en-GB"/>
              </w:rPr>
              <w:t>140247  140485</w:t>
            </w:r>
            <w:r w:rsidRPr="1ED3BE92" w:rsidR="1ED3BE92">
              <w:rPr>
                <w:rFonts w:ascii="Courier New" w:hAnsi="Courier New" w:eastAsia="Courier New" w:cs="Courier New"/>
                <w:noProof w:val="0"/>
                <w:color w:val="1D1C1D"/>
                <w:sz w:val="16"/>
                <w:szCs w:val="16"/>
                <w:lang w:val="en-GB"/>
              </w:rPr>
              <w:t xml:space="preserve">  .</w:t>
            </w:r>
            <w:r w:rsidRPr="1ED3BE92" w:rsidR="1ED3BE92">
              <w:rPr>
                <w:rFonts w:ascii="Courier New" w:hAnsi="Courier New" w:eastAsia="Courier New" w:cs="Courier New"/>
                <w:noProof w:val="0"/>
                <w:color w:val="1D1C1D"/>
                <w:sz w:val="16"/>
                <w:szCs w:val="16"/>
                <w:lang w:val="en-GB"/>
              </w:rPr>
              <w:t xml:space="preserve">       -       1       ID=cds-AAN64290.1</w:t>
            </w:r>
          </w:p>
          <w:p w:rsidR="1ED3BE92" w:rsidP="1ED3BE92" w:rsidRDefault="1ED3BE92" w14:paraId="6CFD2F7B" w14:textId="239A2EEE">
            <w:pPr>
              <w:spacing w:before="0" w:beforeAutospacing="off" w:after="0" w:afterAutospacing="off"/>
              <w:rPr>
                <w:rFonts w:ascii="Courier New" w:hAnsi="Courier New" w:eastAsia="Courier New" w:cs="Courier New"/>
                <w:noProof w:val="0"/>
                <w:color w:val="1D1C1D"/>
                <w:sz w:val="16"/>
                <w:szCs w:val="16"/>
                <w:lang w:val="en-GB"/>
              </w:rPr>
            </w:pPr>
            <w:r w:rsidRPr="1ED3BE92" w:rsidR="1ED3BE92">
              <w:rPr>
                <w:rFonts w:ascii="Courier New" w:hAnsi="Courier New" w:eastAsia="Courier New" w:cs="Courier New"/>
                <w:noProof w:val="0"/>
                <w:color w:val="1D1C1D"/>
                <w:sz w:val="16"/>
                <w:szCs w:val="16"/>
                <w:lang w:val="en-GB"/>
              </w:rPr>
              <w:t xml:space="preserve">AF319782.2      </w:t>
            </w:r>
            <w:r w:rsidRPr="1ED3BE92" w:rsidR="1ED3BE92">
              <w:rPr>
                <w:rFonts w:ascii="Courier New" w:hAnsi="Courier New" w:eastAsia="Courier New" w:cs="Courier New"/>
                <w:noProof w:val="0"/>
                <w:color w:val="1D1C1D"/>
                <w:sz w:val="16"/>
                <w:szCs w:val="16"/>
                <w:lang w:val="en-GB"/>
              </w:rPr>
              <w:t>Genbank</w:t>
            </w:r>
            <w:r w:rsidRPr="1ED3BE92" w:rsidR="1ED3BE92">
              <w:rPr>
                <w:rFonts w:ascii="Courier New" w:hAnsi="Courier New" w:eastAsia="Courier New" w:cs="Courier New"/>
                <w:noProof w:val="0"/>
                <w:color w:val="1D1C1D"/>
                <w:sz w:val="16"/>
                <w:szCs w:val="16"/>
                <w:lang w:val="en-GB"/>
              </w:rPr>
              <w:t xml:space="preserve"> CDS     </w:t>
            </w:r>
            <w:r w:rsidRPr="1ED3BE92" w:rsidR="1ED3BE92">
              <w:rPr>
                <w:rFonts w:ascii="Courier New" w:hAnsi="Courier New" w:eastAsia="Courier New" w:cs="Courier New"/>
                <w:noProof w:val="0"/>
                <w:color w:val="1D1C1D"/>
                <w:sz w:val="16"/>
                <w:szCs w:val="16"/>
                <w:lang w:val="en-GB"/>
              </w:rPr>
              <w:t>140075  140167</w:t>
            </w:r>
            <w:r w:rsidRPr="1ED3BE92" w:rsidR="1ED3BE92">
              <w:rPr>
                <w:rFonts w:ascii="Courier New" w:hAnsi="Courier New" w:eastAsia="Courier New" w:cs="Courier New"/>
                <w:noProof w:val="0"/>
                <w:color w:val="1D1C1D"/>
                <w:sz w:val="16"/>
                <w:szCs w:val="16"/>
                <w:lang w:val="en-GB"/>
              </w:rPr>
              <w:t xml:space="preserve">  .</w:t>
            </w:r>
            <w:r w:rsidRPr="1ED3BE92" w:rsidR="1ED3BE92">
              <w:rPr>
                <w:rFonts w:ascii="Courier New" w:hAnsi="Courier New" w:eastAsia="Courier New" w:cs="Courier New"/>
                <w:noProof w:val="0"/>
                <w:color w:val="1D1C1D"/>
                <w:sz w:val="16"/>
                <w:szCs w:val="16"/>
                <w:lang w:val="en-GB"/>
              </w:rPr>
              <w:t xml:space="preserve">       -       2       ID=cds-AAN64290.1</w:t>
            </w:r>
          </w:p>
          <w:p w:rsidR="1ED3BE92" w:rsidP="1ED3BE92" w:rsidRDefault="1ED3BE92" w14:paraId="4CC22456" w14:textId="2620807E">
            <w:pPr>
              <w:spacing w:before="0" w:beforeAutospacing="off" w:after="0" w:afterAutospacing="off"/>
              <w:rPr>
                <w:rFonts w:ascii="Courier New" w:hAnsi="Courier New" w:eastAsia="Courier New" w:cs="Courier New"/>
                <w:noProof w:val="0"/>
                <w:color w:val="1D1C1D"/>
                <w:sz w:val="16"/>
                <w:szCs w:val="16"/>
                <w:lang w:val="en-GB"/>
              </w:rPr>
            </w:pPr>
            <w:r w:rsidRPr="1ED3BE92" w:rsidR="1ED3BE92">
              <w:rPr>
                <w:rFonts w:ascii="Courier New" w:hAnsi="Courier New" w:eastAsia="Courier New" w:cs="Courier New"/>
                <w:noProof w:val="0"/>
                <w:color w:val="1D1C1D"/>
                <w:sz w:val="16"/>
                <w:szCs w:val="16"/>
                <w:lang w:val="en-GB"/>
              </w:rPr>
              <w:t xml:space="preserve">AF319782.2      </w:t>
            </w:r>
            <w:r w:rsidRPr="1ED3BE92" w:rsidR="1ED3BE92">
              <w:rPr>
                <w:rFonts w:ascii="Courier New" w:hAnsi="Courier New" w:eastAsia="Courier New" w:cs="Courier New"/>
                <w:noProof w:val="0"/>
                <w:color w:val="1D1C1D"/>
                <w:sz w:val="16"/>
                <w:szCs w:val="16"/>
                <w:lang w:val="en-GB"/>
              </w:rPr>
              <w:t>Genbank</w:t>
            </w:r>
            <w:r w:rsidRPr="1ED3BE92" w:rsidR="1ED3BE92">
              <w:rPr>
                <w:rFonts w:ascii="Courier New" w:hAnsi="Courier New" w:eastAsia="Courier New" w:cs="Courier New"/>
                <w:noProof w:val="0"/>
                <w:color w:val="1D1C1D"/>
                <w:sz w:val="16"/>
                <w:szCs w:val="16"/>
                <w:lang w:val="en-GB"/>
              </w:rPr>
              <w:t xml:space="preserve"> CDS     </w:t>
            </w:r>
            <w:r w:rsidRPr="1ED3BE92" w:rsidR="1ED3BE92">
              <w:rPr>
                <w:rFonts w:ascii="Courier New" w:hAnsi="Courier New" w:eastAsia="Courier New" w:cs="Courier New"/>
                <w:noProof w:val="0"/>
                <w:color w:val="1D1C1D"/>
                <w:sz w:val="16"/>
                <w:szCs w:val="16"/>
                <w:lang w:val="en-GB"/>
              </w:rPr>
              <w:t>139744  139992</w:t>
            </w:r>
            <w:r w:rsidRPr="1ED3BE92" w:rsidR="1ED3BE92">
              <w:rPr>
                <w:rFonts w:ascii="Courier New" w:hAnsi="Courier New" w:eastAsia="Courier New" w:cs="Courier New"/>
                <w:noProof w:val="0"/>
                <w:color w:val="1D1C1D"/>
                <w:sz w:val="16"/>
                <w:szCs w:val="16"/>
                <w:lang w:val="en-GB"/>
              </w:rPr>
              <w:t xml:space="preserve">  .</w:t>
            </w:r>
            <w:r w:rsidRPr="1ED3BE92" w:rsidR="1ED3BE92">
              <w:rPr>
                <w:rFonts w:ascii="Courier New" w:hAnsi="Courier New" w:eastAsia="Courier New" w:cs="Courier New"/>
                <w:noProof w:val="0"/>
                <w:color w:val="1D1C1D"/>
                <w:sz w:val="16"/>
                <w:szCs w:val="16"/>
                <w:lang w:val="en-GB"/>
              </w:rPr>
              <w:t xml:space="preserve">       -       2       ID=cds-AAN64290.1</w:t>
            </w:r>
          </w:p>
          <w:p w:rsidR="1ED3BE92" w:rsidP="1ED3BE92" w:rsidRDefault="1ED3BE92" w14:paraId="3FFF94FF" w14:textId="6E901D7A">
            <w:pPr>
              <w:spacing w:before="0" w:beforeAutospacing="off" w:after="0" w:afterAutospacing="off"/>
              <w:rPr>
                <w:rFonts w:ascii="Courier New" w:hAnsi="Courier New" w:eastAsia="Courier New" w:cs="Courier New"/>
                <w:noProof w:val="0"/>
                <w:color w:val="1D1C1D"/>
                <w:sz w:val="16"/>
                <w:szCs w:val="16"/>
                <w:lang w:val="en-GB"/>
              </w:rPr>
            </w:pPr>
            <w:r w:rsidRPr="1ED3BE92" w:rsidR="1ED3BE92">
              <w:rPr>
                <w:rFonts w:ascii="Courier New" w:hAnsi="Courier New" w:eastAsia="Courier New" w:cs="Courier New"/>
                <w:noProof w:val="0"/>
                <w:color w:val="1D1C1D"/>
                <w:sz w:val="16"/>
                <w:szCs w:val="16"/>
                <w:lang w:val="en-GB"/>
              </w:rPr>
              <w:t xml:space="preserve">AF319782.2      </w:t>
            </w:r>
            <w:r w:rsidRPr="1ED3BE92" w:rsidR="1ED3BE92">
              <w:rPr>
                <w:rFonts w:ascii="Courier New" w:hAnsi="Courier New" w:eastAsia="Courier New" w:cs="Courier New"/>
                <w:noProof w:val="0"/>
                <w:color w:val="1D1C1D"/>
                <w:sz w:val="16"/>
                <w:szCs w:val="16"/>
                <w:lang w:val="en-GB"/>
              </w:rPr>
              <w:t>Genbank</w:t>
            </w:r>
            <w:r w:rsidRPr="1ED3BE92" w:rsidR="1ED3BE92">
              <w:rPr>
                <w:rFonts w:ascii="Courier New" w:hAnsi="Courier New" w:eastAsia="Courier New" w:cs="Courier New"/>
                <w:noProof w:val="0"/>
                <w:color w:val="1D1C1D"/>
                <w:sz w:val="16"/>
                <w:szCs w:val="16"/>
                <w:lang w:val="en-GB"/>
              </w:rPr>
              <w:t xml:space="preserve"> CDS     </w:t>
            </w:r>
            <w:r w:rsidRPr="1ED3BE92" w:rsidR="1ED3BE92">
              <w:rPr>
                <w:rFonts w:ascii="Courier New" w:hAnsi="Courier New" w:eastAsia="Courier New" w:cs="Courier New"/>
                <w:noProof w:val="0"/>
                <w:color w:val="1D1C1D"/>
                <w:sz w:val="16"/>
                <w:szCs w:val="16"/>
                <w:lang w:val="en-GB"/>
              </w:rPr>
              <w:t>139572  139661</w:t>
            </w:r>
            <w:r w:rsidRPr="1ED3BE92" w:rsidR="1ED3BE92">
              <w:rPr>
                <w:rFonts w:ascii="Courier New" w:hAnsi="Courier New" w:eastAsia="Courier New" w:cs="Courier New"/>
                <w:noProof w:val="0"/>
                <w:color w:val="1D1C1D"/>
                <w:sz w:val="16"/>
                <w:szCs w:val="16"/>
                <w:lang w:val="en-GB"/>
              </w:rPr>
              <w:t xml:space="preserve">  .</w:t>
            </w:r>
            <w:r w:rsidRPr="1ED3BE92" w:rsidR="1ED3BE92">
              <w:rPr>
                <w:rFonts w:ascii="Courier New" w:hAnsi="Courier New" w:eastAsia="Courier New" w:cs="Courier New"/>
                <w:noProof w:val="0"/>
                <w:color w:val="1D1C1D"/>
                <w:sz w:val="16"/>
                <w:szCs w:val="16"/>
                <w:lang w:val="en-GB"/>
              </w:rPr>
              <w:t xml:space="preserve">       -       2       ID=cds-AAN64290.1</w:t>
            </w:r>
          </w:p>
          <w:p w:rsidR="1ED3BE92" w:rsidP="1ED3BE92" w:rsidRDefault="1ED3BE92" w14:paraId="26444D4A" w14:textId="5163096A">
            <w:pPr>
              <w:spacing w:before="0" w:beforeAutospacing="off" w:after="0" w:afterAutospacing="off"/>
              <w:rPr>
                <w:rFonts w:ascii="Courier New" w:hAnsi="Courier New" w:eastAsia="Courier New" w:cs="Courier New"/>
                <w:noProof w:val="0"/>
                <w:color w:val="1D1C1D"/>
                <w:sz w:val="16"/>
                <w:szCs w:val="16"/>
                <w:lang w:val="en-GB"/>
              </w:rPr>
            </w:pPr>
            <w:r w:rsidRPr="1ED3BE92" w:rsidR="1ED3BE92">
              <w:rPr>
                <w:rFonts w:ascii="Courier New" w:hAnsi="Courier New" w:eastAsia="Courier New" w:cs="Courier New"/>
                <w:noProof w:val="0"/>
                <w:color w:val="1D1C1D"/>
                <w:sz w:val="16"/>
                <w:szCs w:val="16"/>
                <w:lang w:val="en-GB"/>
              </w:rPr>
              <w:t xml:space="preserve">AF319782.2      </w:t>
            </w:r>
            <w:r w:rsidRPr="1ED3BE92" w:rsidR="1ED3BE92">
              <w:rPr>
                <w:rFonts w:ascii="Courier New" w:hAnsi="Courier New" w:eastAsia="Courier New" w:cs="Courier New"/>
                <w:noProof w:val="0"/>
                <w:color w:val="1D1C1D"/>
                <w:sz w:val="16"/>
                <w:szCs w:val="16"/>
                <w:lang w:val="en-GB"/>
              </w:rPr>
              <w:t>Genbank</w:t>
            </w:r>
            <w:r w:rsidRPr="1ED3BE92" w:rsidR="1ED3BE92">
              <w:rPr>
                <w:rFonts w:ascii="Courier New" w:hAnsi="Courier New" w:eastAsia="Courier New" w:cs="Courier New"/>
                <w:noProof w:val="0"/>
                <w:color w:val="1D1C1D"/>
                <w:sz w:val="16"/>
                <w:szCs w:val="16"/>
                <w:lang w:val="en-GB"/>
              </w:rPr>
              <w:t xml:space="preserve"> CDS     </w:t>
            </w:r>
            <w:r w:rsidRPr="1ED3BE92" w:rsidR="1ED3BE92">
              <w:rPr>
                <w:rFonts w:ascii="Courier New" w:hAnsi="Courier New" w:eastAsia="Courier New" w:cs="Courier New"/>
                <w:noProof w:val="0"/>
                <w:color w:val="1D1C1D"/>
                <w:sz w:val="16"/>
                <w:szCs w:val="16"/>
                <w:lang w:val="en-GB"/>
              </w:rPr>
              <w:t>139294  139458</w:t>
            </w:r>
            <w:r w:rsidRPr="1ED3BE92" w:rsidR="1ED3BE92">
              <w:rPr>
                <w:rFonts w:ascii="Courier New" w:hAnsi="Courier New" w:eastAsia="Courier New" w:cs="Courier New"/>
                <w:noProof w:val="0"/>
                <w:color w:val="1D1C1D"/>
                <w:sz w:val="16"/>
                <w:szCs w:val="16"/>
                <w:lang w:val="en-GB"/>
              </w:rPr>
              <w:t xml:space="preserve">  .</w:t>
            </w:r>
            <w:r w:rsidRPr="1ED3BE92" w:rsidR="1ED3BE92">
              <w:rPr>
                <w:rFonts w:ascii="Courier New" w:hAnsi="Courier New" w:eastAsia="Courier New" w:cs="Courier New"/>
                <w:noProof w:val="0"/>
                <w:color w:val="1D1C1D"/>
                <w:sz w:val="16"/>
                <w:szCs w:val="16"/>
                <w:lang w:val="en-GB"/>
              </w:rPr>
              <w:t xml:space="preserve">       -       2       ID=cds-AAN64290.1</w:t>
            </w:r>
          </w:p>
          <w:p w:rsidR="1ED3BE92" w:rsidP="1ED3BE92" w:rsidRDefault="1ED3BE92" w14:paraId="43C2E5CF" w14:textId="079D6500">
            <w:pPr>
              <w:spacing w:before="0" w:beforeAutospacing="off" w:after="0" w:afterAutospacing="off"/>
              <w:rPr>
                <w:rFonts w:ascii="Courier New" w:hAnsi="Courier New" w:eastAsia="Courier New" w:cs="Courier New"/>
                <w:noProof w:val="0"/>
                <w:color w:val="1D1C1D"/>
                <w:sz w:val="16"/>
                <w:szCs w:val="16"/>
                <w:lang w:val="en-GB"/>
              </w:rPr>
            </w:pPr>
            <w:r w:rsidRPr="1ED3BE92" w:rsidR="1ED3BE92">
              <w:rPr>
                <w:rFonts w:ascii="Courier New" w:hAnsi="Courier New" w:eastAsia="Courier New" w:cs="Courier New"/>
                <w:noProof w:val="0"/>
                <w:color w:val="1D1C1D"/>
                <w:sz w:val="16"/>
                <w:szCs w:val="16"/>
                <w:lang w:val="en-GB"/>
              </w:rPr>
              <w:t xml:space="preserve">AF319782.2      </w:t>
            </w:r>
            <w:r w:rsidRPr="1ED3BE92" w:rsidR="1ED3BE92">
              <w:rPr>
                <w:rFonts w:ascii="Courier New" w:hAnsi="Courier New" w:eastAsia="Courier New" w:cs="Courier New"/>
                <w:noProof w:val="0"/>
                <w:color w:val="1D1C1D"/>
                <w:sz w:val="16"/>
                <w:szCs w:val="16"/>
                <w:lang w:val="en-GB"/>
              </w:rPr>
              <w:t>Genbank</w:t>
            </w:r>
            <w:r w:rsidRPr="1ED3BE92" w:rsidR="1ED3BE92">
              <w:rPr>
                <w:rFonts w:ascii="Courier New" w:hAnsi="Courier New" w:eastAsia="Courier New" w:cs="Courier New"/>
                <w:noProof w:val="0"/>
                <w:color w:val="1D1C1D"/>
                <w:sz w:val="16"/>
                <w:szCs w:val="16"/>
                <w:lang w:val="en-GB"/>
              </w:rPr>
              <w:t xml:space="preserve"> CDS     </w:t>
            </w:r>
            <w:r w:rsidRPr="1ED3BE92" w:rsidR="1ED3BE92">
              <w:rPr>
                <w:rFonts w:ascii="Courier New" w:hAnsi="Courier New" w:eastAsia="Courier New" w:cs="Courier New"/>
                <w:noProof w:val="0"/>
                <w:color w:val="1D1C1D"/>
                <w:sz w:val="16"/>
                <w:szCs w:val="16"/>
                <w:lang w:val="en-GB"/>
              </w:rPr>
              <w:t>139106  139219</w:t>
            </w:r>
            <w:r w:rsidRPr="1ED3BE92" w:rsidR="1ED3BE92">
              <w:rPr>
                <w:rFonts w:ascii="Courier New" w:hAnsi="Courier New" w:eastAsia="Courier New" w:cs="Courier New"/>
                <w:noProof w:val="0"/>
                <w:color w:val="1D1C1D"/>
                <w:sz w:val="16"/>
                <w:szCs w:val="16"/>
                <w:lang w:val="en-GB"/>
              </w:rPr>
              <w:t xml:space="preserve">  .</w:t>
            </w:r>
            <w:r w:rsidRPr="1ED3BE92" w:rsidR="1ED3BE92">
              <w:rPr>
                <w:rFonts w:ascii="Courier New" w:hAnsi="Courier New" w:eastAsia="Courier New" w:cs="Courier New"/>
                <w:noProof w:val="0"/>
                <w:color w:val="1D1C1D"/>
                <w:sz w:val="16"/>
                <w:szCs w:val="16"/>
                <w:lang w:val="en-GB"/>
              </w:rPr>
              <w:t xml:space="preserve">       -       2       ID=cds-AAN64290.1</w:t>
            </w:r>
          </w:p>
          <w:p w:rsidR="1ED3BE92" w:rsidP="1ED3BE92" w:rsidRDefault="1ED3BE92" w14:paraId="50CACF65" w14:textId="18297751">
            <w:pPr>
              <w:spacing w:before="0" w:beforeAutospacing="off" w:after="0" w:afterAutospacing="off"/>
              <w:ind w:left="1080" w:hanging="0"/>
              <w:rPr>
                <w:rFonts w:ascii="Courier New" w:hAnsi="Courier New" w:eastAsia="Courier New" w:cs="Courier New"/>
                <w:noProof w:val="0"/>
                <w:color w:val="1D1C1D"/>
                <w:sz w:val="16"/>
                <w:szCs w:val="16"/>
                <w:lang w:val="en-GB"/>
              </w:rPr>
            </w:pPr>
            <w:r w:rsidRPr="1ED3BE92" w:rsidR="1ED3BE92">
              <w:rPr>
                <w:rFonts w:ascii="Courier New" w:hAnsi="Courier New" w:eastAsia="Courier New" w:cs="Courier New"/>
                <w:noProof w:val="0"/>
                <w:color w:val="1D1C1D"/>
                <w:sz w:val="16"/>
                <w:szCs w:val="16"/>
                <w:lang w:val="en-GB"/>
              </w:rPr>
              <w:t xml:space="preserve">AF319782.2      </w:t>
            </w:r>
            <w:r w:rsidRPr="1ED3BE92" w:rsidR="1ED3BE92">
              <w:rPr>
                <w:rFonts w:ascii="Courier New" w:hAnsi="Courier New" w:eastAsia="Courier New" w:cs="Courier New"/>
                <w:noProof w:val="0"/>
                <w:color w:val="1D1C1D"/>
                <w:sz w:val="16"/>
                <w:szCs w:val="16"/>
                <w:lang w:val="en-GB"/>
              </w:rPr>
              <w:t>Genbank</w:t>
            </w:r>
            <w:r w:rsidRPr="1ED3BE92" w:rsidR="1ED3BE92">
              <w:rPr>
                <w:rFonts w:ascii="Courier New" w:hAnsi="Courier New" w:eastAsia="Courier New" w:cs="Courier New"/>
                <w:noProof w:val="0"/>
                <w:color w:val="1D1C1D"/>
                <w:sz w:val="16"/>
                <w:szCs w:val="16"/>
                <w:lang w:val="en-GB"/>
              </w:rPr>
              <w:t xml:space="preserve"> CDS     </w:t>
            </w:r>
            <w:r w:rsidRPr="1ED3BE92" w:rsidR="1ED3BE92">
              <w:rPr>
                <w:rFonts w:ascii="Courier New" w:hAnsi="Courier New" w:eastAsia="Courier New" w:cs="Courier New"/>
                <w:noProof w:val="0"/>
                <w:color w:val="1D1C1D"/>
                <w:sz w:val="16"/>
                <w:szCs w:val="16"/>
                <w:lang w:val="en-GB"/>
              </w:rPr>
              <w:t>138904  139005</w:t>
            </w:r>
            <w:r w:rsidRPr="1ED3BE92" w:rsidR="1ED3BE92">
              <w:rPr>
                <w:rFonts w:ascii="Courier New" w:hAnsi="Courier New" w:eastAsia="Courier New" w:cs="Courier New"/>
                <w:noProof w:val="0"/>
                <w:color w:val="1D1C1D"/>
                <w:sz w:val="16"/>
                <w:szCs w:val="16"/>
                <w:lang w:val="en-GB"/>
              </w:rPr>
              <w:t xml:space="preserve">  .</w:t>
            </w:r>
            <w:r w:rsidRPr="1ED3BE92" w:rsidR="1ED3BE92">
              <w:rPr>
                <w:rFonts w:ascii="Courier New" w:hAnsi="Courier New" w:eastAsia="Courier New" w:cs="Courier New"/>
                <w:noProof w:val="0"/>
                <w:color w:val="1D1C1D"/>
                <w:sz w:val="16"/>
                <w:szCs w:val="16"/>
                <w:lang w:val="en-GB"/>
              </w:rPr>
              <w:t xml:space="preserve">       -       2       ID=cds-AAN64290.1</w:t>
            </w:r>
            <w:r>
              <w:br/>
            </w:r>
            <w:r w:rsidRPr="1ED3BE92" w:rsidR="1ED3BE92">
              <w:rPr>
                <w:rFonts w:ascii="Courier New" w:hAnsi="Courier New" w:eastAsia="Courier New" w:cs="Courier New"/>
                <w:noProof w:val="0"/>
                <w:color w:val="1D1C1D"/>
                <w:sz w:val="16"/>
                <w:szCs w:val="16"/>
                <w:lang w:val="en-GB"/>
              </w:rPr>
              <w:t xml:space="preserve">AF319782.2      </w:t>
            </w:r>
            <w:r w:rsidRPr="1ED3BE92" w:rsidR="1ED3BE92">
              <w:rPr>
                <w:rFonts w:ascii="Courier New" w:hAnsi="Courier New" w:eastAsia="Courier New" w:cs="Courier New"/>
                <w:noProof w:val="0"/>
                <w:color w:val="1D1C1D"/>
                <w:sz w:val="16"/>
                <w:szCs w:val="16"/>
                <w:lang w:val="en-GB"/>
              </w:rPr>
              <w:t>Genbank</w:t>
            </w:r>
            <w:r w:rsidRPr="1ED3BE92" w:rsidR="1ED3BE92">
              <w:rPr>
                <w:rFonts w:ascii="Courier New" w:hAnsi="Courier New" w:eastAsia="Courier New" w:cs="Courier New"/>
                <w:noProof w:val="0"/>
                <w:color w:val="1D1C1D"/>
                <w:sz w:val="16"/>
                <w:szCs w:val="16"/>
                <w:lang w:val="en-GB"/>
              </w:rPr>
              <w:t xml:space="preserve"> CDS     </w:t>
            </w:r>
            <w:r w:rsidRPr="1ED3BE92" w:rsidR="1ED3BE92">
              <w:rPr>
                <w:rFonts w:ascii="Courier New" w:hAnsi="Courier New" w:eastAsia="Courier New" w:cs="Courier New"/>
                <w:noProof w:val="0"/>
                <w:color w:val="1D1C1D"/>
                <w:sz w:val="16"/>
                <w:szCs w:val="16"/>
                <w:lang w:val="en-GB"/>
              </w:rPr>
              <w:t>138637  138818</w:t>
            </w:r>
            <w:r w:rsidRPr="1ED3BE92" w:rsidR="1ED3BE92">
              <w:rPr>
                <w:rFonts w:ascii="Courier New" w:hAnsi="Courier New" w:eastAsia="Courier New" w:cs="Courier New"/>
                <w:noProof w:val="0"/>
                <w:color w:val="1D1C1D"/>
                <w:sz w:val="16"/>
                <w:szCs w:val="16"/>
                <w:lang w:val="en-GB"/>
              </w:rPr>
              <w:t xml:space="preserve">  .</w:t>
            </w:r>
            <w:r w:rsidRPr="1ED3BE92" w:rsidR="1ED3BE92">
              <w:rPr>
                <w:rFonts w:ascii="Courier New" w:hAnsi="Courier New" w:eastAsia="Courier New" w:cs="Courier New"/>
                <w:noProof w:val="0"/>
                <w:color w:val="1D1C1D"/>
                <w:sz w:val="16"/>
                <w:szCs w:val="16"/>
                <w:lang w:val="en-GB"/>
              </w:rPr>
              <w:t xml:space="preserve">       -       2       ID=cds-AAN64290.1</w:t>
            </w:r>
          </w:p>
        </w:tc>
      </w:tr>
    </w:tbl>
    <w:p w:rsidR="1ED3BE92" w:rsidP="1ED3BE92" w:rsidRDefault="1ED3BE92" w14:paraId="00136464" w14:textId="5E81D58C">
      <w:pPr>
        <w:pStyle w:val="Normal"/>
        <w:suppressLineNumbers w:val="0"/>
        <w:bidi w:val="0"/>
        <w:spacing w:before="0" w:beforeAutospacing="off" w:after="0" w:afterAutospacing="off" w:line="276" w:lineRule="auto"/>
        <w:ind w:left="1440" w:right="0" w:hanging="360"/>
        <w:jc w:val="left"/>
        <w:rPr>
          <w:noProof w:val="0"/>
          <w:lang w:val="en-GB"/>
        </w:rPr>
      </w:pPr>
    </w:p>
    <w:p w:rsidR="0EC58389" w:rsidP="3E06A4BE" w:rsidRDefault="3E06A4BE" w14:paraId="320567C4" w14:textId="6F6655A7">
      <w:pPr>
        <w:pStyle w:val="Heading3"/>
      </w:pPr>
      <w:bookmarkStart w:name="_Toc2099909328" w:id="62"/>
      <w:bookmarkStart w:name="_Toc236963505" w:id="1753785508"/>
      <w:r w:rsidR="1ED3BE92">
        <w:rPr/>
        <w:t>Translation exceptions</w:t>
      </w:r>
      <w:bookmarkEnd w:id="62"/>
      <w:bookmarkEnd w:id="1753785508"/>
    </w:p>
    <w:p w:rsidR="0EC58389" w:rsidP="7367005F" w:rsidRDefault="7367005F" w14:paraId="4B571613" w14:textId="71BE1527">
      <w:pPr>
        <w:rPr>
          <w:color w:val="000000" w:themeColor="text1"/>
        </w:rPr>
      </w:pPr>
      <w:r>
        <w:t xml:space="preserve">Translation exceptions are used to indicate single codons (typically 3 bp) for which the translation does </w:t>
      </w:r>
      <w:r w:rsidRPr="7367005F">
        <w:rPr>
          <w:color w:val="000000" w:themeColor="text1"/>
        </w:rPr>
        <w:t xml:space="preserve">not conform to the genetic code defined by the organism of the associated BioSample and the location (e.g. mitochondrion) specified for the sequence record indicated in column 1, or the indicated transl_table on the CDS feature. Translation exceptions in INSDC feature table are specified as </w:t>
      </w:r>
      <w:r w:rsidRPr="7367005F">
        <w:rPr>
          <w:rFonts w:ascii="ui-monospace" w:hAnsi="ui-monospace" w:eastAsia="ui-monospace" w:cs="ui-monospace"/>
          <w:color w:val="000000" w:themeColor="text1"/>
          <w:rPrChange w:author="Terence Murphy" w:date="2026-03-26T12:28:00Z" w16du:dateUtc="2026-03-26T12:28:00Z" w:id="64">
            <w:rPr>
              <w:color w:val="000000" w:themeColor="text1"/>
            </w:rPr>
          </w:rPrChange>
        </w:rPr>
        <w:t>/transl_except=(pos:&lt;location&gt;,aa:&lt;amino_acid&gt;)</w:t>
      </w:r>
      <w:r w:rsidRPr="7367005F">
        <w:rPr>
          <w:color w:val="000000" w:themeColor="text1"/>
        </w:rPr>
        <w:t>. For INSDC GFF3, they are represented as CDS child features and AA residues :</w:t>
      </w:r>
    </w:p>
    <w:p w:rsidR="0EC58389" w:rsidP="0EC58389" w:rsidRDefault="0EC58389" w14:paraId="1D080EFD" w14:textId="251DDF24">
      <w:pPr>
        <w:rPr>
          <w:color w:val="000000" w:themeColor="text1"/>
        </w:rPr>
      </w:pPr>
    </w:p>
    <w:p w:rsidR="0EC58389" w:rsidP="7367005F" w:rsidRDefault="7367005F" w14:paraId="722B2A02" w14:textId="28DEE8C9">
      <w:pPr>
        <w:rPr>
          <w:color w:val="000000" w:themeColor="text1"/>
        </w:rPr>
      </w:pPr>
      <w:r w:rsidRPr="7367005F">
        <w:rPr>
          <w:rFonts w:ascii="ui-monospace" w:hAnsi="ui-monospace" w:eastAsia="ui-monospace" w:cs="ui-monospace"/>
          <w:color w:val="1F2328"/>
          <w:sz w:val="17"/>
          <w:szCs w:val="17"/>
        </w:rPr>
        <w:t>PV134884.1  Genbank  CDS               1    582   .   +   0   ID=cds-XOT19989.1;protein_id=XOT19989.1</w:t>
      </w:r>
    </w:p>
    <w:p w:rsidR="0EC58389" w:rsidP="4E038879" w:rsidRDefault="7367005F" w14:paraId="54CD824D" w14:textId="6C5987C6">
      <w:pPr>
        <w:rPr>
          <w:rFonts w:ascii="ui-monospace" w:hAnsi="ui-monospace" w:eastAsia="ui-monospace" w:cs="ui-monospace"/>
          <w:color w:val="1F2328" w:themeColor="text1"/>
          <w:sz w:val="17"/>
          <w:szCs w:val="17"/>
        </w:rPr>
      </w:pPr>
      <w:r w:rsidRPr="4E038879" w:rsidR="4E038879">
        <w:rPr>
          <w:rFonts w:ascii="ui-monospace" w:hAnsi="ui-monospace" w:eastAsia="ui-monospace" w:cs="ui-monospace"/>
          <w:color w:val="1F2328"/>
          <w:sz w:val="17"/>
          <w:szCs w:val="17"/>
        </w:rPr>
        <w:t xml:space="preserve">PV134884.1  </w:t>
      </w:r>
      <w:r w:rsidRPr="4E038879" w:rsidR="4E038879">
        <w:rPr>
          <w:rFonts w:ascii="ui-monospace" w:hAnsi="ui-monospace" w:eastAsia="ui-monospace" w:cs="ui-monospace"/>
          <w:color w:val="1F2328"/>
          <w:sz w:val="17"/>
          <w:szCs w:val="17"/>
        </w:rPr>
        <w:t>Genbank</w:t>
      </w:r>
      <w:r w:rsidRPr="4E038879" w:rsidR="4E038879">
        <w:rPr>
          <w:rFonts w:ascii="ui-monospace" w:hAnsi="ui-monospace" w:eastAsia="ui-monospace" w:cs="ui-monospace"/>
          <w:color w:val="1F2328"/>
          <w:sz w:val="17"/>
          <w:szCs w:val="17"/>
        </w:rPr>
        <w:t xml:space="preserve">  </w:t>
      </w:r>
      <w:r w:rsidRPr="4E038879" w:rsidR="4E038879">
        <w:rPr>
          <w:rFonts w:ascii="ui-monospace" w:hAnsi="ui-monospace" w:eastAsia="ui-monospace" w:cs="ui-monospace"/>
          <w:color w:val="1F2328"/>
          <w:sz w:val="17"/>
          <w:szCs w:val="17"/>
        </w:rPr>
        <w:t>recoded_codon</w:t>
      </w:r>
      <w:r w:rsidRPr="4E038879" w:rsidR="4E038879">
        <w:rPr>
          <w:rFonts w:ascii="ui-monospace" w:hAnsi="ui-monospace" w:eastAsia="ui-monospace" w:cs="ui-monospace"/>
          <w:color w:val="1F2328"/>
          <w:sz w:val="17"/>
          <w:szCs w:val="17"/>
        </w:rPr>
        <w:t xml:space="preserve">   139    141 </w:t>
      </w:r>
      <w:r w:rsidRPr="4E038879" w:rsidR="4E038879">
        <w:rPr>
          <w:rFonts w:ascii="ui-monospace" w:hAnsi="ui-monospace" w:eastAsia="ui-monospace" w:cs="ui-monospace"/>
          <w:color w:val="1F2328"/>
          <w:sz w:val="17"/>
          <w:szCs w:val="17"/>
        </w:rPr>
        <w:t xml:space="preserve">  .</w:t>
      </w:r>
      <w:r w:rsidRPr="4E038879" w:rsidR="4E038879">
        <w:rPr>
          <w:rFonts w:ascii="ui-monospace" w:hAnsi="ui-monospace" w:eastAsia="ui-monospace" w:cs="ui-monospace"/>
          <w:color w:val="1F2328"/>
          <w:sz w:val="17"/>
          <w:szCs w:val="17"/>
        </w:rPr>
        <w:t xml:space="preserve">   +   0   ID=codon</w:t>
      </w:r>
      <w:r w:rsidRPr="4E038879" w:rsidR="4E038879">
        <w:rPr>
          <w:rFonts w:ascii="ui-monospace" w:hAnsi="ui-monospace" w:eastAsia="ui-monospace" w:cs="ui-monospace"/>
          <w:color w:val="1F2328"/>
          <w:sz w:val="17"/>
          <w:szCs w:val="17"/>
        </w:rPr>
        <w:t>1;Parent</w:t>
      </w:r>
      <w:r w:rsidRPr="4E038879" w:rsidR="4E038879">
        <w:rPr>
          <w:rFonts w:ascii="ui-monospace" w:hAnsi="ui-monospace" w:eastAsia="ui-monospace" w:cs="ui-monospace"/>
          <w:color w:val="1F2328"/>
          <w:sz w:val="17"/>
          <w:szCs w:val="17"/>
        </w:rPr>
        <w:t>=cds-XOT19989.</w:t>
      </w:r>
      <w:r w:rsidRPr="4E038879" w:rsidR="4E038879">
        <w:rPr>
          <w:rFonts w:ascii="ui-monospace" w:hAnsi="ui-monospace" w:eastAsia="ui-monospace" w:cs="ui-monospace"/>
          <w:color w:val="1F2328"/>
          <w:sz w:val="17"/>
          <w:szCs w:val="17"/>
        </w:rPr>
        <w:t>1;</w:t>
      </w:r>
      <w:r w:rsidRPr="4E038879" w:rsidR="4E038879">
        <w:rPr>
          <w:rFonts w:ascii="ui-monospace" w:hAnsi="ui-monospace" w:eastAsia="ui-monospace" w:cs="ui-monospace"/>
          <w:color w:val="1F2328"/>
          <w:sz w:val="17"/>
          <w:szCs w:val="17"/>
        </w:rPr>
        <w:t>codon</w:t>
      </w:r>
      <w:r w:rsidRPr="4E038879" w:rsidR="4E038879">
        <w:rPr>
          <w:rFonts w:ascii="ui-monospace" w:hAnsi="ui-monospace" w:eastAsia="ui-monospace" w:cs="ui-monospace"/>
          <w:color w:val="1F2328"/>
          <w:sz w:val="17"/>
          <w:szCs w:val="17"/>
        </w:rPr>
        <w:t>_red</w:t>
      </w:r>
      <w:r w:rsidRPr="4E038879" w:rsidR="4E038879">
        <w:rPr>
          <w:rFonts w:ascii="ui-monospace" w:hAnsi="ui-monospace" w:eastAsia="ui-monospace" w:cs="ui-monospace"/>
          <w:color w:val="1F2328"/>
          <w:sz w:val="17"/>
          <w:szCs w:val="17"/>
        </w:rPr>
        <w:t>efined=</w:t>
      </w:r>
      <w:commentRangeStart w:id="1061682361"/>
      <w:commentRangeStart w:id="308861265"/>
      <w:del w:author="Peter Woollard" w:date="2026-06-02T15:43:25.343Z" w16du:dateUtc="2026-06-02T15:43:25.343Z" w:id="546436257">
        <w:r w:rsidRPr="4E038879" w:rsidDel="4E038879">
          <w:rPr>
            <w:rFonts w:ascii="ui-monospace" w:hAnsi="ui-monospace" w:eastAsia="ui-monospace" w:cs="ui-monospace"/>
            <w:color w:val="1F2328"/>
            <w:sz w:val="17"/>
            <w:szCs w:val="17"/>
          </w:rPr>
          <w:delText>glycine</w:delText>
        </w:r>
      </w:del>
      <w:ins w:author="Peter Woollard" w:date="2026-06-02T15:43:38.507Z" w16du:dateUtc="2026-06-02T15:43:38.507Z" w:id="1573607434">
        <w:r w:rsidRPr="4E038879" w:rsidR="4E038879">
          <w:rPr>
            <w:rFonts w:ascii="ui-monospace" w:hAnsi="ui-monospace" w:eastAsia="ui-monospace" w:cs="ui-monospace"/>
            <w:color w:val="1F2328"/>
            <w:sz w:val="17"/>
            <w:szCs w:val="17"/>
          </w:rPr>
          <w:t>selenocysteine</w:t>
        </w:r>
      </w:ins>
      <w:commentRangeEnd w:id="1061682361"/>
      <w:r>
        <w:rPr>
          <w:rStyle w:val="CommentReference"/>
        </w:rPr>
        <w:commentReference w:id="1061682361"/>
      </w:r>
      <w:commentRangeEnd w:id="308861265"/>
      <w:r>
        <w:rPr>
          <w:rStyle w:val="CommentReference"/>
        </w:rPr>
        <w:commentReference w:id="308861265"/>
      </w:r>
    </w:p>
    <w:p w:rsidR="0EC58389" w:rsidP="0EC58389" w:rsidRDefault="0EC58389" w14:paraId="09063DF7" w14:textId="7E0782D9">
      <w:pPr>
        <w:rPr>
          <w:color w:val="000000" w:themeColor="text1"/>
        </w:rPr>
      </w:pPr>
    </w:p>
    <w:p w:rsidR="2418CCE3" w:rsidP="392B3985" w:rsidRDefault="2418CCE3" w14:paraId="5D83B661" w14:textId="037AD1C1">
      <w:pPr>
        <w:rPr>
          <w:rFonts w:ascii="ui-monospace" w:hAnsi="ui-monospace" w:eastAsia="ui-monospace" w:cs="ui-monospace"/>
          <w:color w:val="000000" w:themeColor="text1" w:themeTint="FF" w:themeShade="FF"/>
          <w:sz w:val="17"/>
          <w:szCs w:val="17"/>
        </w:rPr>
      </w:pPr>
      <w:r w:rsidRPr="392B3985" w:rsidR="392B3985">
        <w:rPr>
          <w:rFonts w:ascii="ui-monospace" w:hAnsi="ui-monospace" w:eastAsia="ui-monospace" w:cs="ui-monospace"/>
          <w:color w:val="1F2328"/>
          <w:sz w:val="17"/>
          <w:szCs w:val="17"/>
        </w:rPr>
        <w:t xml:space="preserve">PV134884.1  </w:t>
      </w:r>
      <w:r w:rsidRPr="392B3985" w:rsidR="392B3985">
        <w:rPr>
          <w:rFonts w:ascii="ui-monospace" w:hAnsi="ui-monospace" w:eastAsia="ui-monospace" w:cs="ui-monospace"/>
          <w:color w:val="1F2328"/>
          <w:sz w:val="17"/>
          <w:szCs w:val="17"/>
        </w:rPr>
        <w:t>Genbank</w:t>
      </w:r>
      <w:r w:rsidRPr="392B3985" w:rsidR="392B3985">
        <w:rPr>
          <w:rFonts w:ascii="ui-monospace" w:hAnsi="ui-monospace" w:eastAsia="ui-monospace" w:cs="ui-monospace"/>
          <w:color w:val="1F2328"/>
          <w:sz w:val="17"/>
          <w:szCs w:val="17"/>
        </w:rPr>
        <w:t xml:space="preserve">  CDS                  1    581 </w:t>
      </w:r>
      <w:r w:rsidRPr="392B3985" w:rsidR="392B3985">
        <w:rPr>
          <w:rFonts w:ascii="ui-monospace" w:hAnsi="ui-monospace" w:eastAsia="ui-monospace" w:cs="ui-monospace"/>
          <w:color w:val="1F2328"/>
          <w:sz w:val="17"/>
          <w:szCs w:val="17"/>
        </w:rPr>
        <w:t xml:space="preserve">  .</w:t>
      </w:r>
      <w:r w:rsidRPr="392B3985" w:rsidR="392B3985">
        <w:rPr>
          <w:rFonts w:ascii="ui-monospace" w:hAnsi="ui-monospace" w:eastAsia="ui-monospace" w:cs="ui-monospace"/>
          <w:color w:val="1F2328"/>
          <w:sz w:val="17"/>
          <w:szCs w:val="17"/>
        </w:rPr>
        <w:t xml:space="preserve">   +   0   ID=cds-XOT19989.</w:t>
      </w:r>
      <w:r w:rsidRPr="392B3985" w:rsidR="392B3985">
        <w:rPr>
          <w:rFonts w:ascii="ui-monospace" w:hAnsi="ui-monospace" w:eastAsia="ui-monospace" w:cs="ui-monospace"/>
          <w:color w:val="1F2328"/>
          <w:sz w:val="17"/>
          <w:szCs w:val="17"/>
        </w:rPr>
        <w:t>1;protein</w:t>
      </w:r>
      <w:r w:rsidRPr="392B3985" w:rsidR="392B3985">
        <w:rPr>
          <w:rFonts w:ascii="ui-monospace" w:hAnsi="ui-monospace" w:eastAsia="ui-monospace" w:cs="ui-monospace"/>
          <w:color w:val="1F2328"/>
          <w:sz w:val="17"/>
          <w:szCs w:val="17"/>
        </w:rPr>
        <w:t>_id=XOT19989.1</w:t>
      </w:r>
      <w:r>
        <w:br/>
      </w:r>
      <w:r w:rsidRPr="392B3985" w:rsidR="392B3985">
        <w:rPr>
          <w:rFonts w:ascii="ui-monospace" w:hAnsi="ui-monospace" w:eastAsia="ui-monospace" w:cs="ui-monospace"/>
          <w:color w:val="1F2328"/>
          <w:sz w:val="17"/>
          <w:szCs w:val="17"/>
        </w:rPr>
        <w:t xml:space="preserve">PV134884.1  </w:t>
      </w:r>
      <w:r w:rsidRPr="392B3985" w:rsidR="392B3985">
        <w:rPr>
          <w:rFonts w:ascii="ui-monospace" w:hAnsi="ui-monospace" w:eastAsia="ui-monospace" w:cs="ui-monospace"/>
          <w:color w:val="1F2328"/>
          <w:sz w:val="17"/>
          <w:szCs w:val="17"/>
        </w:rPr>
        <w:t>Genbank</w:t>
      </w:r>
      <w:r w:rsidRPr="392B3985" w:rsidR="392B3985">
        <w:rPr>
          <w:rFonts w:ascii="ui-monospace" w:hAnsi="ui-monospace" w:eastAsia="ui-monospace" w:cs="ui-monospace"/>
          <w:color w:val="1F2328"/>
          <w:sz w:val="17"/>
          <w:szCs w:val="17"/>
        </w:rPr>
        <w:t xml:space="preserve">  </w:t>
      </w:r>
      <w:r w:rsidRPr="392B3985" w:rsidR="392B3985">
        <w:rPr>
          <w:rFonts w:ascii="ui-monospace" w:hAnsi="ui-monospace" w:eastAsia="ui-monospace" w:cs="ui-monospace"/>
          <w:color w:val="1F2328"/>
          <w:sz w:val="17"/>
          <w:szCs w:val="17"/>
        </w:rPr>
        <w:t>stop_codon</w:t>
      </w:r>
      <w:r w:rsidRPr="392B3985" w:rsidR="392B3985">
        <w:rPr>
          <w:rFonts w:ascii="ui-monospace" w:hAnsi="ui-monospace" w:eastAsia="ui-monospace" w:cs="ui-monospace"/>
          <w:color w:val="1F2328"/>
          <w:sz w:val="17"/>
          <w:szCs w:val="17"/>
        </w:rPr>
        <w:t xml:space="preserve">         580    581 </w:t>
      </w:r>
      <w:r w:rsidRPr="392B3985" w:rsidR="392B3985">
        <w:rPr>
          <w:rFonts w:ascii="ui-monospace" w:hAnsi="ui-monospace" w:eastAsia="ui-monospace" w:cs="ui-monospace"/>
          <w:color w:val="1F2328"/>
          <w:sz w:val="17"/>
          <w:szCs w:val="17"/>
        </w:rPr>
        <w:t xml:space="preserve">  .</w:t>
      </w:r>
      <w:r w:rsidRPr="392B3985" w:rsidR="392B3985">
        <w:rPr>
          <w:rFonts w:ascii="ui-monospace" w:hAnsi="ui-monospace" w:eastAsia="ui-monospace" w:cs="ui-monospace"/>
          <w:color w:val="1F2328"/>
          <w:sz w:val="17"/>
          <w:szCs w:val="17"/>
        </w:rPr>
        <w:t xml:space="preserve">   +   0   ID=codon</w:t>
      </w:r>
      <w:r w:rsidRPr="392B3985" w:rsidR="392B3985">
        <w:rPr>
          <w:rFonts w:ascii="ui-monospace" w:hAnsi="ui-monospace" w:eastAsia="ui-monospace" w:cs="ui-monospace"/>
          <w:color w:val="1F2328"/>
          <w:sz w:val="17"/>
          <w:szCs w:val="17"/>
        </w:rPr>
        <w:t>1;Parent</w:t>
      </w:r>
      <w:r w:rsidRPr="392B3985" w:rsidR="392B3985">
        <w:rPr>
          <w:rFonts w:ascii="ui-monospace" w:hAnsi="ui-monospace" w:eastAsia="ui-monospace" w:cs="ui-monospace"/>
          <w:color w:val="1F2328"/>
          <w:sz w:val="17"/>
          <w:szCs w:val="17"/>
        </w:rPr>
        <w:t>=cds-XOT19989.</w:t>
      </w:r>
      <w:r w:rsidRPr="392B3985" w:rsidR="392B3985">
        <w:rPr>
          <w:rFonts w:ascii="ui-monospace" w:hAnsi="ui-monospace" w:eastAsia="ui-monospace" w:cs="ui-monospace"/>
          <w:color w:val="1F2328"/>
          <w:sz w:val="17"/>
          <w:szCs w:val="17"/>
        </w:rPr>
        <w:t>1;Note</w:t>
      </w:r>
      <w:r w:rsidRPr="392B3985" w:rsidR="392B3985">
        <w:rPr>
          <w:rFonts w:ascii="ui-monospace" w:hAnsi="ui-monospace" w:eastAsia="ui-monospace" w:cs="ui-monospace"/>
          <w:color w:val="1F2328"/>
          <w:sz w:val="17"/>
          <w:szCs w:val="17"/>
        </w:rPr>
        <w:t>=</w:t>
      </w:r>
      <w:r w:rsidRPr="392B3985" w:rsidR="392B3985">
        <w:rPr>
          <w:rFonts w:ascii="ui-monospace" w:hAnsi="ui-monospace" w:eastAsia="ui-monospace" w:cs="ui-monospace"/>
          <w:color w:val="000000" w:themeColor="text1" w:themeTint="FF" w:themeShade="FF"/>
          <w:sz w:val="17"/>
          <w:szCs w:val="17"/>
        </w:rPr>
        <w:t xml:space="preserve">stop </w:t>
      </w:r>
      <w:commentRangeStart w:id="65"/>
      <w:commentRangeStart w:id="1803706887"/>
      <w:r w:rsidRPr="392B3985" w:rsidR="392B3985">
        <w:rPr>
          <w:rFonts w:ascii="ui-monospace" w:hAnsi="ui-monospace" w:eastAsia="ui-monospace" w:cs="ui-monospace"/>
          <w:color w:val="000000" w:themeColor="text1" w:themeTint="FF" w:themeShade="FF"/>
          <w:sz w:val="17"/>
          <w:szCs w:val="17"/>
        </w:rPr>
        <w:t xml:space="preserve">codon </w:t>
      </w:r>
      <w:r w:rsidRPr="392B3985" w:rsidR="392B3985">
        <w:rPr>
          <w:rFonts w:ascii="ui-monospace" w:hAnsi="ui-monospace" w:eastAsia="ui-monospace" w:cs="ui-monospace"/>
          <w:color w:val="000000" w:themeColor="text1" w:themeTint="FF" w:themeShade="FF"/>
          <w:sz w:val="17"/>
          <w:szCs w:val="17"/>
        </w:rPr>
        <w:t>completed</w:t>
      </w:r>
      <w:commentRangeEnd w:id="65"/>
      <w:r>
        <w:rPr>
          <w:rStyle w:val="CommentReference"/>
        </w:rPr>
        <w:commentReference w:id="65"/>
      </w:r>
      <w:commentRangeEnd w:id="1803706887"/>
      <w:r>
        <w:rPr>
          <w:rStyle w:val="CommentReference"/>
        </w:rPr>
        <w:commentReference w:id="1803706887"/>
      </w:r>
    </w:p>
    <w:p w:rsidR="2418CCE3" w:rsidP="392B3985" w:rsidRDefault="2418CCE3" w14:paraId="61305BDB" w14:textId="405CC91B">
      <w:pPr>
        <w:rPr>
          <w:rFonts w:ascii="ui-monospace" w:hAnsi="ui-monospace" w:eastAsia="ui-monospace" w:cs="ui-monospace"/>
          <w:color w:val="000000" w:themeColor="text1" w:themeTint="FF" w:themeShade="FF"/>
          <w:sz w:val="17"/>
          <w:szCs w:val="17"/>
        </w:rPr>
      </w:pPr>
    </w:p>
    <w:p w:rsidR="2418CCE3" w:rsidP="392B3985" w:rsidRDefault="2418CCE3" w14:paraId="1603C0E6" w14:textId="11B20293">
      <w:pPr>
        <w:rPr>
          <w:rFonts w:ascii="ui-monospace" w:hAnsi="ui-monospace" w:eastAsia="ui-monospace" w:cs="ui-monospace"/>
          <w:color w:val="000000" w:themeColor="text1" w:themeTint="FF" w:themeShade="FF"/>
          <w:sz w:val="17"/>
          <w:szCs w:val="17"/>
          <w:highlight w:val="yellow"/>
        </w:rPr>
      </w:pPr>
      <w:r w:rsidRPr="392B3985" w:rsidR="392B3985">
        <w:rPr>
          <w:rFonts w:ascii="ui-monospace" w:hAnsi="ui-monospace" w:eastAsia="ui-monospace" w:cs="ui-monospace"/>
          <w:color w:val="000000" w:themeColor="text1" w:themeTint="FF" w:themeShade="FF"/>
          <w:sz w:val="17"/>
          <w:szCs w:val="17"/>
          <w:highlight w:val="yellow"/>
        </w:rPr>
        <w:t>In ENA (12-May-2026), this is currently:</w:t>
      </w:r>
      <w:r w:rsidRPr="392B3985" w:rsidR="392B3985">
        <w:rPr>
          <w:rFonts w:ascii="ui-monospace" w:hAnsi="ui-monospace" w:eastAsia="ui-monospace" w:cs="ui-monospace"/>
          <w:color w:val="000000" w:themeColor="text1" w:themeTint="FF" w:themeShade="FF"/>
          <w:sz w:val="17"/>
          <w:szCs w:val="17"/>
        </w:rPr>
        <w:t xml:space="preserve"> </w:t>
      </w:r>
    </w:p>
    <w:p w:rsidR="2418CCE3" w:rsidP="392B3985" w:rsidRDefault="2418CCE3" w14:paraId="3CF8209D" w14:textId="2F98ACDE">
      <w:pPr>
        <w:rPr>
          <w:rFonts w:ascii="ui-monospace" w:hAnsi="ui-monospace" w:eastAsia="ui-monospace" w:cs="ui-monospace"/>
          <w:color w:val="000000" w:themeColor="text1" w:themeTint="FF" w:themeShade="FF"/>
          <w:sz w:val="17"/>
          <w:szCs w:val="17"/>
          <w:highlight w:val="yellow"/>
        </w:rPr>
      </w:pPr>
      <w:r w:rsidRPr="392B3985" w:rsidR="392B3985">
        <w:rPr>
          <w:rFonts w:ascii="ui-monospace" w:hAnsi="ui-monospace" w:eastAsia="ui-monospace" w:cs="ui-monospace"/>
          <w:color w:val="000000" w:themeColor="text1" w:themeTint="FF" w:themeShade="FF"/>
          <w:sz w:val="17"/>
          <w:szCs w:val="17"/>
          <w:highlight w:val="yellow"/>
        </w:rPr>
        <w:t>PV134884.1</w:t>
      </w:r>
      <w:r>
        <w:tab/>
      </w:r>
      <w:r w:rsidRPr="392B3985" w:rsidR="392B3985">
        <w:rPr>
          <w:rFonts w:ascii="ui-monospace" w:hAnsi="ui-monospace" w:eastAsia="ui-monospace" w:cs="ui-monospace"/>
          <w:color w:val="000000" w:themeColor="text1" w:themeTint="FF" w:themeShade="FF"/>
          <w:sz w:val="17"/>
          <w:szCs w:val="17"/>
          <w:highlight w:val="yellow"/>
        </w:rPr>
        <w:t>.</w:t>
      </w:r>
      <w:r>
        <w:tab/>
      </w:r>
      <w:r w:rsidRPr="392B3985" w:rsidR="392B3985">
        <w:rPr>
          <w:rFonts w:ascii="ui-monospace" w:hAnsi="ui-monospace" w:eastAsia="ui-monospace" w:cs="ui-monospace"/>
          <w:color w:val="000000" w:themeColor="text1" w:themeTint="FF" w:themeShade="FF"/>
          <w:sz w:val="17"/>
          <w:szCs w:val="17"/>
          <w:highlight w:val="yellow"/>
        </w:rPr>
        <w:t>CDS</w:t>
      </w:r>
      <w:r>
        <w:tab/>
      </w:r>
      <w:r w:rsidRPr="392B3985" w:rsidR="392B3985">
        <w:rPr>
          <w:rFonts w:ascii="ui-monospace" w:hAnsi="ui-monospace" w:eastAsia="ui-monospace" w:cs="ui-monospace"/>
          <w:color w:val="000000" w:themeColor="text1" w:themeTint="FF" w:themeShade="FF"/>
          <w:sz w:val="17"/>
          <w:szCs w:val="17"/>
          <w:highlight w:val="yellow"/>
        </w:rPr>
        <w:t>1</w:t>
      </w:r>
      <w:r>
        <w:tab/>
      </w:r>
      <w:r w:rsidRPr="392B3985" w:rsidR="392B3985">
        <w:rPr>
          <w:rFonts w:ascii="ui-monospace" w:hAnsi="ui-monospace" w:eastAsia="ui-monospace" w:cs="ui-monospace"/>
          <w:color w:val="000000" w:themeColor="text1" w:themeTint="FF" w:themeShade="FF"/>
          <w:sz w:val="17"/>
          <w:szCs w:val="17"/>
          <w:highlight w:val="yellow"/>
        </w:rPr>
        <w:t>582</w:t>
      </w:r>
      <w:r>
        <w:tab/>
      </w:r>
      <w:r w:rsidRPr="392B3985" w:rsidR="392B3985">
        <w:rPr>
          <w:rFonts w:ascii="ui-monospace" w:hAnsi="ui-monospace" w:eastAsia="ui-monospace" w:cs="ui-monospace"/>
          <w:color w:val="000000" w:themeColor="text1" w:themeTint="FF" w:themeShade="FF"/>
          <w:sz w:val="17"/>
          <w:szCs w:val="17"/>
          <w:highlight w:val="yellow"/>
        </w:rPr>
        <w:t>.</w:t>
      </w:r>
      <w:r>
        <w:tab/>
      </w:r>
      <w:r w:rsidRPr="392B3985" w:rsidR="392B3985">
        <w:rPr>
          <w:rFonts w:ascii="ui-monospace" w:hAnsi="ui-monospace" w:eastAsia="ui-monospace" w:cs="ui-monospace"/>
          <w:color w:val="000000" w:themeColor="text1" w:themeTint="FF" w:themeShade="FF"/>
          <w:sz w:val="17"/>
          <w:szCs w:val="17"/>
          <w:highlight w:val="yellow"/>
        </w:rPr>
        <w:t>+</w:t>
      </w:r>
      <w:r>
        <w:tab/>
      </w:r>
      <w:r w:rsidRPr="392B3985" w:rsidR="392B3985">
        <w:rPr>
          <w:rFonts w:ascii="ui-monospace" w:hAnsi="ui-monospace" w:eastAsia="ui-monospace" w:cs="ui-monospace"/>
          <w:color w:val="000000" w:themeColor="text1" w:themeTint="FF" w:themeShade="FF"/>
          <w:sz w:val="17"/>
          <w:szCs w:val="17"/>
          <w:highlight w:val="yellow"/>
        </w:rPr>
        <w:t>0</w:t>
      </w:r>
      <w:r>
        <w:tab/>
      </w:r>
      <w:commentRangeStart w:id="97073840"/>
      <w:commentRangeStart w:id="2001274688"/>
      <w:commentRangeStart w:id="978264264"/>
      <w:commentRangeStart w:id="1848789893"/>
      <w:commentRangeEnd w:id="97073840"/>
      <w:r>
        <w:rPr>
          <w:rStyle w:val="CommentReference"/>
        </w:rPr>
        <w:commentReference w:id="97073840"/>
      </w:r>
      <w:commentRangeEnd w:id="2001274688"/>
      <w:r>
        <w:rPr>
          <w:rStyle w:val="CommentReference"/>
        </w:rPr>
        <w:commentReference w:id="2001274688"/>
      </w:r>
      <w:commentRangeEnd w:id="978264264"/>
      <w:r>
        <w:rPr>
          <w:rStyle w:val="CommentReference"/>
        </w:rPr>
        <w:commentReference w:id="978264264"/>
      </w:r>
      <w:commentRangeEnd w:id="1848789893"/>
      <w:r>
        <w:rPr>
          <w:rStyle w:val="CommentReference"/>
        </w:rPr>
        <w:commentReference w:id="1848789893"/>
      </w:r>
      <w:r w:rsidRPr="392B3985" w:rsidR="392B3985">
        <w:rPr>
          <w:rFonts w:ascii="ui-monospace" w:hAnsi="ui-monospace" w:eastAsia="ui-monospace" w:cs="ui-monospace"/>
          <w:color w:val="000000" w:themeColor="text1" w:themeTint="FF" w:themeShade="FF"/>
          <w:sz w:val="17"/>
          <w:szCs w:val="17"/>
          <w:highlight w:val="yellow"/>
        </w:rPr>
        <w:t>ID=</w:t>
      </w:r>
      <w:r w:rsidRPr="392B3985" w:rsidR="392B3985">
        <w:rPr>
          <w:rFonts w:ascii="ui-monospace" w:hAnsi="ui-monospace" w:eastAsia="ui-monospace" w:cs="ui-monospace"/>
          <w:color w:val="000000" w:themeColor="text1" w:themeTint="FF" w:themeShade="FF"/>
          <w:sz w:val="17"/>
          <w:szCs w:val="17"/>
          <w:highlight w:val="yellow"/>
        </w:rPr>
        <w:t>CDS;codon_start</w:t>
      </w:r>
      <w:r w:rsidRPr="392B3985" w:rsidR="392B3985">
        <w:rPr>
          <w:rFonts w:ascii="ui-monospace" w:hAnsi="ui-monospace" w:eastAsia="ui-monospace" w:cs="ui-monospace"/>
          <w:color w:val="000000" w:themeColor="text1" w:themeTint="FF" w:themeShade="FF"/>
          <w:sz w:val="17"/>
          <w:szCs w:val="17"/>
          <w:highlight w:val="yellow"/>
        </w:rPr>
        <w:t>=</w:t>
      </w:r>
      <w:r w:rsidRPr="392B3985" w:rsidR="392B3985">
        <w:rPr>
          <w:rFonts w:ascii="ui-monospace" w:hAnsi="ui-monospace" w:eastAsia="ui-monospace" w:cs="ui-monospace"/>
          <w:color w:val="000000" w:themeColor="text1" w:themeTint="FF" w:themeShade="FF"/>
          <w:sz w:val="17"/>
          <w:szCs w:val="17"/>
          <w:highlight w:val="yellow"/>
        </w:rPr>
        <w:t>1;product</w:t>
      </w:r>
      <w:r w:rsidRPr="392B3985" w:rsidR="392B3985">
        <w:rPr>
          <w:rFonts w:ascii="ui-monospace" w:hAnsi="ui-monospace" w:eastAsia="ui-monospace" w:cs="ui-monospace"/>
          <w:color w:val="000000" w:themeColor="text1" w:themeTint="FF" w:themeShade="FF"/>
          <w:sz w:val="17"/>
          <w:szCs w:val="17"/>
          <w:highlight w:val="yellow"/>
        </w:rPr>
        <w:t>=</w:t>
      </w:r>
      <w:r w:rsidRPr="392B3985" w:rsidR="392B3985">
        <w:rPr>
          <w:rFonts w:ascii="ui-monospace" w:hAnsi="ui-monospace" w:eastAsia="ui-monospace" w:cs="ui-monospace"/>
          <w:color w:val="000000" w:themeColor="text1" w:themeTint="FF" w:themeShade="FF"/>
          <w:sz w:val="17"/>
          <w:szCs w:val="17"/>
          <w:highlight w:val="yellow"/>
        </w:rPr>
        <w:t>selenoprotein</w:t>
      </w:r>
      <w:r w:rsidRPr="392B3985" w:rsidR="392B3985">
        <w:rPr>
          <w:rFonts w:ascii="ui-monospace" w:hAnsi="ui-monospace" w:eastAsia="ui-monospace" w:cs="ui-monospace"/>
          <w:color w:val="000000" w:themeColor="text1" w:themeTint="FF" w:themeShade="FF"/>
          <w:sz w:val="17"/>
          <w:szCs w:val="17"/>
          <w:highlight w:val="yellow"/>
        </w:rPr>
        <w:t xml:space="preserve"> T1</w:t>
      </w:r>
      <w:r w:rsidRPr="392B3985" w:rsidR="392B3985">
        <w:rPr>
          <w:rFonts w:ascii="ui-monospace" w:hAnsi="ui-monospace" w:eastAsia="ui-monospace" w:cs="ui-monospace"/>
          <w:color w:val="000000" w:themeColor="text1" w:themeTint="FF" w:themeShade="FF"/>
          <w:sz w:val="17"/>
          <w:szCs w:val="17"/>
          <w:highlight w:val="yellow"/>
        </w:rPr>
        <w:t>b;protein</w:t>
      </w:r>
      <w:r w:rsidRPr="392B3985" w:rsidR="392B3985">
        <w:rPr>
          <w:rFonts w:ascii="ui-monospace" w:hAnsi="ui-monospace" w:eastAsia="ui-monospace" w:cs="ui-monospace"/>
          <w:color w:val="000000" w:themeColor="text1" w:themeTint="FF" w:themeShade="FF"/>
          <w:sz w:val="17"/>
          <w:szCs w:val="17"/>
          <w:highlight w:val="yellow"/>
        </w:rPr>
        <w:t>_id=XOT19989.</w:t>
      </w:r>
      <w:r w:rsidRPr="392B3985" w:rsidR="392B3985">
        <w:rPr>
          <w:rFonts w:ascii="ui-monospace" w:hAnsi="ui-monospace" w:eastAsia="ui-monospace" w:cs="ui-monospace"/>
          <w:color w:val="000000" w:themeColor="text1" w:themeTint="FF" w:themeShade="FF"/>
          <w:sz w:val="17"/>
          <w:szCs w:val="17"/>
          <w:highlight w:val="yellow"/>
        </w:rPr>
        <w:t>1;transl</w:t>
      </w:r>
      <w:r w:rsidRPr="392B3985" w:rsidR="392B3985">
        <w:rPr>
          <w:rFonts w:ascii="ui-monospace" w:hAnsi="ui-monospace" w:eastAsia="ui-monospace" w:cs="ui-monospace"/>
          <w:color w:val="000000" w:themeColor="text1" w:themeTint="FF" w:themeShade="FF"/>
          <w:sz w:val="17"/>
          <w:szCs w:val="17"/>
          <w:highlight w:val="yellow"/>
        </w:rPr>
        <w:t>_except=%28pos%3A</w:t>
      </w:r>
      <w:r w:rsidRPr="392B3985" w:rsidR="392B3985">
        <w:rPr>
          <w:rFonts w:ascii="ui-monospace" w:hAnsi="ui-monospace" w:eastAsia="ui-monospace" w:cs="ui-monospace"/>
          <w:color w:val="000000" w:themeColor="text1" w:themeTint="FF" w:themeShade="FF"/>
          <w:sz w:val="17"/>
          <w:szCs w:val="17"/>
          <w:highlight w:val="yellow"/>
        </w:rPr>
        <w:t>139..</w:t>
      </w:r>
      <w:r w:rsidRPr="392B3985" w:rsidR="392B3985">
        <w:rPr>
          <w:rFonts w:ascii="ui-monospace" w:hAnsi="ui-monospace" w:eastAsia="ui-monospace" w:cs="ui-monospace"/>
          <w:color w:val="000000" w:themeColor="text1" w:themeTint="FF" w:themeShade="FF"/>
          <w:sz w:val="17"/>
          <w:szCs w:val="17"/>
          <w:highlight w:val="yellow"/>
        </w:rPr>
        <w:t>141%2Caa%3ASec%29;</w:t>
      </w:r>
    </w:p>
    <w:p w:rsidR="0EC58389" w:rsidP="0EC58389" w:rsidRDefault="0EC58389" w14:paraId="75BDB864" w14:textId="59C82E44">
      <w:pPr>
        <w:rPr>
          <w:color w:val="000000" w:themeColor="text1"/>
        </w:rPr>
      </w:pPr>
    </w:p>
    <w:p w:rsidR="0EC58389" w:rsidP="0EC58389" w:rsidRDefault="7304FEFE" w14:paraId="075A23D4" w14:textId="0D98A517">
      <w:pPr>
        <w:rPr>
          <w:color w:val="000000" w:themeColor="text1"/>
        </w:rPr>
      </w:pPr>
      <w:r w:rsidRPr="7304FEFE">
        <w:rPr>
          <w:color w:val="000000" w:themeColor="text1"/>
        </w:rPr>
        <w:t>Two SO terms may be used in column 3:</w:t>
      </w:r>
    </w:p>
    <w:p w:rsidR="0EC58389" w:rsidP="3E06A4BE" w:rsidRDefault="3E06A4BE" w14:paraId="078281BF" w14:textId="38ACA09F">
      <w:pPr>
        <w:pStyle w:val="ListParagraph"/>
        <w:numPr>
          <w:ilvl w:val="0"/>
          <w:numId w:val="5"/>
        </w:numPr>
        <w:rPr>
          <w:rFonts w:ascii="Verdana" w:hAnsi="Verdana" w:eastAsia="Verdana" w:cs="Verdana"/>
          <w:color w:val="000000" w:themeColor="text1"/>
        </w:rPr>
      </w:pPr>
      <w:r w:rsidRPr="3E06A4BE">
        <w:rPr>
          <w:rFonts w:ascii="ui-monospace" w:hAnsi="ui-monospace" w:eastAsia="ui-monospace" w:cs="ui-monospace"/>
          <w:color w:val="000000" w:themeColor="text1"/>
        </w:rPr>
        <w:t>recoded_codon</w:t>
      </w:r>
      <w:r w:rsidRPr="3E06A4BE">
        <w:rPr>
          <w:color w:val="000000" w:themeColor="text1"/>
        </w:rPr>
        <w:t xml:space="preserve"> (</w:t>
      </w:r>
      <w:r w:rsidRPr="3E06A4BE">
        <w:rPr>
          <w:color w:val="000000" w:themeColor="text1"/>
          <w:rPrChange w:author="Terence Murphy" w:date="2026-03-26T11:34:00Z" w16du:dateUtc="2026-03-26T11:34:00Z" w:id="66">
            <w:rPr>
              <w:rFonts w:ascii="Verdana" w:hAnsi="Verdana" w:eastAsia="Verdana" w:cs="Verdana"/>
              <w:color w:val="000000" w:themeColor="text1"/>
            </w:rPr>
          </w:rPrChange>
        </w:rPr>
        <w:t>SO:0000145) - for any codon changed</w:t>
      </w:r>
      <w:r w:rsidRPr="3E06A4BE">
        <w:rPr>
          <w:color w:val="000000" w:themeColor="text1"/>
        </w:rPr>
        <w:t xml:space="preserve"> to another amino acid.</w:t>
      </w:r>
    </w:p>
    <w:p w:rsidR="0EC58389" w:rsidP="3E06A4BE" w:rsidRDefault="3E06A4BE" w14:paraId="71D53D1E" w14:textId="21BEF267">
      <w:pPr>
        <w:pStyle w:val="ListParagraph"/>
        <w:numPr>
          <w:ilvl w:val="0"/>
          <w:numId w:val="5"/>
        </w:numPr>
        <w:rPr>
          <w:color w:val="000000" w:themeColor="text1"/>
        </w:rPr>
      </w:pPr>
      <w:r w:rsidRPr="3E06A4BE">
        <w:rPr>
          <w:rFonts w:ascii="ui-monospace" w:hAnsi="ui-monospace" w:eastAsia="ui-monospace" w:cs="ui-monospace"/>
          <w:color w:val="000000" w:themeColor="text1"/>
          <w:rPrChange w:author="Terence Murphy" w:date="2026-03-26T12:28:00Z" w16du:dateUtc="2026-03-26T12:28:00Z" w:id="67">
            <w:rPr>
              <w:color w:val="000000" w:themeColor="text1"/>
            </w:rPr>
          </w:rPrChange>
        </w:rPr>
        <w:t xml:space="preserve">stop_codon </w:t>
      </w:r>
      <w:r w:rsidRPr="3E06A4BE">
        <w:rPr>
          <w:color w:val="000000" w:themeColor="text1"/>
        </w:rPr>
        <w:t>(</w:t>
      </w:r>
      <w:r w:rsidRPr="3E06A4BE">
        <w:rPr>
          <w:color w:val="000000" w:themeColor="text1"/>
          <w:rPrChange w:author="Terence Murphy" w:date="2026-03-26T11:35:00Z" w16du:dateUtc="2026-03-26T11:35:00Z" w:id="68">
            <w:rPr>
              <w:rFonts w:ascii="Verdana" w:hAnsi="Verdana" w:eastAsia="Verdana" w:cs="Verdana"/>
              <w:color w:val="000000" w:themeColor="text1"/>
            </w:rPr>
          </w:rPrChange>
        </w:rPr>
        <w:t>SO:0000319</w:t>
      </w:r>
      <w:r w:rsidRPr="3E06A4BE">
        <w:rPr>
          <w:color w:val="000000" w:themeColor="text1"/>
        </w:rPr>
        <w:t xml:space="preserve">) - for any codon changed to a stop codon. The location must correspond to the end of the CDS feature. This is most commonly used to indicate a 1-2 bp location at the end of the CDS that is extended into a complete stop codon by the addition of polyA residues to the mRNA after transcription. </w:t>
      </w:r>
    </w:p>
    <w:p w:rsidR="0EC58389" w:rsidRDefault="0EC58389" w14:paraId="009A8266" w14:textId="206E554D">
      <w:pPr>
        <w:rPr>
          <w:color w:val="000000" w:themeColor="text1"/>
        </w:rPr>
      </w:pPr>
    </w:p>
    <w:p w:rsidR="0EC58389" w:rsidP="0EC58389" w:rsidRDefault="7304FEFE" w14:paraId="10B5A818" w14:textId="682E6FB4">
      <w:pPr>
        <w:rPr>
          <w:color w:val="000000" w:themeColor="text1"/>
        </w:rPr>
      </w:pPr>
      <w:r w:rsidRPr="7304FEFE">
        <w:rPr>
          <w:color w:val="000000" w:themeColor="text1"/>
        </w:rPr>
        <w:t xml:space="preserve">For recoded_codon, a </w:t>
      </w:r>
      <w:r w:rsidRPr="7304FEFE">
        <w:rPr>
          <w:rFonts w:ascii="ui-monospace" w:hAnsi="ui-monospace" w:eastAsia="ui-monospace" w:cs="ui-monospace"/>
          <w:color w:val="000000" w:themeColor="text1"/>
          <w:rPrChange w:author="Terence Murphy" w:date="2026-03-26T11:43:00Z" w16du:dateUtc="2026-03-26T11:43:00Z" w:id="69">
            <w:rPr>
              <w:color w:val="000000" w:themeColor="text1"/>
            </w:rPr>
          </w:rPrChange>
        </w:rPr>
        <w:t>codon_redefined</w:t>
      </w:r>
      <w:r w:rsidRPr="7304FEFE">
        <w:rPr>
          <w:color w:val="000000" w:themeColor="text1"/>
        </w:rPr>
        <w:t xml:space="preserve"> (SO:0000882) attribute must be provided in column 9 to indicate the </w:t>
      </w:r>
      <w:commentRangeStart w:id="70"/>
      <w:commentRangeStart w:id="71"/>
      <w:commentRangeStart w:id="72"/>
      <w:r w:rsidRPr="7304FEFE">
        <w:rPr>
          <w:color w:val="000000" w:themeColor="text1"/>
        </w:rPr>
        <w:t>amino acid</w:t>
      </w:r>
      <w:commentRangeEnd w:id="70"/>
      <w:r w:rsidRPr="7304FEFE" w:rsidR="0EC58389">
        <w:rPr>
          <w:rStyle w:val="CommentReference"/>
          <w:color w:val="000000" w:themeColor="text1"/>
          <w:sz w:val="28"/>
          <w:szCs w:val="28"/>
        </w:rPr>
        <w:commentReference w:id="70"/>
      </w:r>
      <w:commentRangeEnd w:id="71"/>
      <w:r>
        <w:rPr>
          <w:rStyle w:val="CommentReference"/>
        </w:rPr>
        <w:commentReference w:id="71"/>
      </w:r>
      <w:commentRangeEnd w:id="72"/>
      <w:r>
        <w:rPr>
          <w:rStyle w:val="CommentReference"/>
        </w:rPr>
        <w:commentReference w:id="72"/>
      </w:r>
      <w:r w:rsidRPr="7304FEFE">
        <w:rPr>
          <w:color w:val="000000" w:themeColor="text1"/>
        </w:rPr>
        <w:t xml:space="preserve"> to use for the translation of the indicated codon. </w:t>
      </w:r>
    </w:p>
    <w:p w:rsidR="0EC58389" w:rsidP="0EC58389" w:rsidRDefault="0EC58389" w14:paraId="1809E600" w14:textId="46BC356E">
      <w:pPr>
        <w:rPr>
          <w:color w:val="000000" w:themeColor="text1"/>
        </w:rPr>
      </w:pPr>
    </w:p>
    <w:p w:rsidR="0EC58389" w:rsidP="0EC58389" w:rsidRDefault="7304FEFE" w14:paraId="0B19629A" w14:textId="788667D3">
      <w:pPr>
        <w:rPr>
          <w:color w:val="000000" w:themeColor="text1"/>
        </w:rPr>
      </w:pPr>
      <w:r w:rsidRPr="7304FEFE">
        <w:rPr>
          <w:color w:val="000000" w:themeColor="text1"/>
        </w:rPr>
        <w:t xml:space="preserve">The child feature must fall within the bounds of the indicated CDS Parent feature. </w:t>
      </w:r>
      <w:commentRangeStart w:id="73"/>
      <w:r w:rsidRPr="7304FEFE">
        <w:rPr>
          <w:color w:val="000000" w:themeColor="text1"/>
        </w:rPr>
        <w:t>If the codon location spans two CDS exons</w:t>
      </w:r>
      <w:commentRangeEnd w:id="73"/>
      <w:r w:rsidRPr="7304FEFE" w:rsidR="0EC58389">
        <w:rPr>
          <w:rStyle w:val="CommentReference"/>
          <w:color w:val="000000" w:themeColor="text1"/>
          <w:sz w:val="28"/>
          <w:szCs w:val="28"/>
        </w:rPr>
        <w:commentReference w:id="73"/>
      </w:r>
      <w:r w:rsidRPr="7304FEFE">
        <w:rPr>
          <w:color w:val="000000" w:themeColor="text1"/>
        </w:rPr>
        <w:t xml:space="preserve">, then two </w:t>
      </w:r>
      <w:r w:rsidRPr="7304FEFE">
        <w:rPr>
          <w:rFonts w:ascii="ui-monospace" w:hAnsi="ui-monospace" w:eastAsia="ui-monospace" w:cs="ui-monospace"/>
          <w:color w:val="000000" w:themeColor="text1"/>
        </w:rPr>
        <w:t xml:space="preserve">recoded_codon </w:t>
      </w:r>
      <w:r w:rsidRPr="7304FEFE">
        <w:rPr>
          <w:color w:val="000000" w:themeColor="text1"/>
        </w:rPr>
        <w:t xml:space="preserve">or </w:t>
      </w:r>
      <w:r w:rsidRPr="7304FEFE">
        <w:rPr>
          <w:rFonts w:ascii="ui-monospace" w:hAnsi="ui-monospace" w:eastAsia="ui-monospace" w:cs="ui-monospace"/>
          <w:color w:val="000000" w:themeColor="text1"/>
        </w:rPr>
        <w:t>stop_codon</w:t>
      </w:r>
      <w:r w:rsidRPr="7304FEFE">
        <w:rPr>
          <w:color w:val="000000" w:themeColor="text1"/>
        </w:rPr>
        <w:t xml:space="preserve"> rows must be provided, using the same ID value to indicate that they are two parts of the same codon feature.</w:t>
      </w:r>
    </w:p>
    <w:p w:rsidR="0EC58389" w:rsidP="0EC58389" w:rsidRDefault="0EC58389" w14:paraId="717A1675" w14:textId="515D349B">
      <w:pPr>
        <w:rPr>
          <w:color w:val="000000" w:themeColor="text1"/>
        </w:rPr>
      </w:pPr>
    </w:p>
    <w:p w:rsidR="0EC58389" w:rsidP="1ED3BE92" w:rsidRDefault="7304FEFE" w14:paraId="1EAB55B6" w14:textId="5F65F597">
      <w:pPr>
        <w:pStyle w:val="Heading3"/>
        <w:pPrChange w:author="Terence Murphy" w:date="2026-03-26T11:47:00Z" w:id="74">
          <w:pPr/>
        </w:pPrChange>
      </w:pPr>
      <w:bookmarkStart w:name="_Toc847538873" w:id="1959076721"/>
      <w:r w:rsidR="1ED3BE92">
        <w:rPr/>
        <w:t>tRNA anticodons</w:t>
      </w:r>
      <w:bookmarkEnd w:id="1959076721"/>
    </w:p>
    <w:p w:rsidR="0EC58389" w:rsidP="6CEAF04A" w:rsidRDefault="7304FEFE" w14:paraId="2A2010D9" w14:textId="3D877ED1">
      <w:pPr>
        <w:rPr>
          <w:color w:val="000000" w:themeColor="text1"/>
        </w:rPr>
        <w:pPrChange w:author="Terence Murphy" w:date="2026-03-26T11:49:00Z" w:id="76">
          <w:pPr>
            <w:pStyle w:val="Heading3"/>
          </w:pPr>
        </w:pPrChange>
      </w:pPr>
      <w:r w:rsidR="6CEAF04A">
        <w:rPr/>
        <w:t xml:space="preserve">Anticodon attributes are optional and used to </w:t>
      </w:r>
      <w:r w:rsidR="6CEAF04A">
        <w:rPr/>
        <w:t>indicate</w:t>
      </w:r>
      <w:r w:rsidR="6CEAF04A">
        <w:rPr/>
        <w:t xml:space="preserve"> the </w:t>
      </w:r>
      <w:r w:rsidRPr="6CEAF04A" w:rsidR="6CEAF04A">
        <w:rPr>
          <w:color w:val="000000" w:themeColor="text1" w:themeTint="FF" w:themeShade="FF"/>
        </w:rPr>
        <w:t xml:space="preserve">location of the anticodon of a tRNA and the amino acid for which it codes. Anticodon qualifiers in INSDC feature table are formatted as </w:t>
      </w:r>
      <w:r w:rsidRPr="6CEAF04A" w:rsidR="6CEAF04A">
        <w:rPr>
          <w:rFonts w:ascii="ui-monospace" w:hAnsi="ui-monospace" w:eastAsia="ui-monospace" w:cs="ui-monospace"/>
          <w:color w:val="000000" w:themeColor="text1" w:themeTint="FF" w:themeShade="FF"/>
          <w:rPrChange w:author="Terence Murphy" w:date="2026-03-26T13:11:00Z" w16du:dateUtc="2026-03-26T13:11:00Z" w:id="323975275">
            <w:rPr>
              <w:color w:val="000000" w:themeColor="text1" w:themeTint="FF" w:themeShade="FF"/>
            </w:rPr>
          </w:rPrChange>
        </w:rPr>
        <w:t>(</w:t>
      </w:r>
      <w:r w:rsidRPr="6CEAF04A" w:rsidR="6CEAF04A">
        <w:rPr>
          <w:rFonts w:ascii="ui-monospace" w:hAnsi="ui-monospace" w:eastAsia="ui-monospace" w:cs="ui-monospace"/>
          <w:color w:val="000000" w:themeColor="text1" w:themeTint="FF" w:themeShade="FF"/>
          <w:rPrChange w:author="Terence Murphy" w:date="2026-03-26T13:11:00Z" w16du:dateUtc="2026-03-26T13:11:00Z" w:id="506556549">
            <w:rPr>
              <w:color w:val="000000" w:themeColor="text1" w:themeTint="FF" w:themeShade="FF"/>
            </w:rPr>
          </w:rPrChange>
        </w:rPr>
        <w:t>pos</w:t>
      </w:r>
      <w:r w:rsidRPr="6CEAF04A" w:rsidR="6CEAF04A">
        <w:rPr>
          <w:rFonts w:ascii="ui-monospace" w:hAnsi="ui-monospace" w:eastAsia="ui-monospace" w:cs="ui-monospace"/>
          <w:color w:val="000000" w:themeColor="text1" w:themeTint="FF" w:themeShade="FF"/>
          <w:rPrChange w:author="Terence Murphy" w:date="2026-03-26T13:11:00Z" w16du:dateUtc="2026-03-26T13:11:00Z" w:id="372400970">
            <w:rPr>
              <w:color w:val="000000" w:themeColor="text1" w:themeTint="FF" w:themeShade="FF"/>
            </w:rPr>
          </w:rPrChange>
        </w:rPr>
        <w:t>:&lt;location</w:t>
      </w:r>
      <w:r w:rsidRPr="6CEAF04A" w:rsidR="6CEAF04A">
        <w:rPr>
          <w:rFonts w:ascii="ui-monospace" w:hAnsi="ui-monospace" w:eastAsia="ui-monospace" w:cs="ui-monospace"/>
          <w:color w:val="000000" w:themeColor="text1" w:themeTint="FF" w:themeShade="FF"/>
          <w:rPrChange w:author="Terence Murphy" w:date="2026-03-26T13:11:00Z" w16du:dateUtc="2026-03-26T13:11:00Z" w:id="571063026">
            <w:rPr>
              <w:color w:val="000000" w:themeColor="text1" w:themeTint="FF" w:themeShade="FF"/>
            </w:rPr>
          </w:rPrChange>
        </w:rPr>
        <w:t>&gt;,aa</w:t>
      </w:r>
      <w:r w:rsidRPr="6CEAF04A" w:rsidR="6CEAF04A">
        <w:rPr>
          <w:rFonts w:ascii="ui-monospace" w:hAnsi="ui-monospace" w:eastAsia="ui-monospace" w:cs="ui-monospace"/>
          <w:color w:val="000000" w:themeColor="text1" w:themeTint="FF" w:themeShade="FF"/>
          <w:rPrChange w:author="Terence Murphy" w:date="2026-03-26T13:11:00Z" w16du:dateUtc="2026-03-26T13:11:00Z" w:id="1293706748">
            <w:rPr>
              <w:color w:val="000000" w:themeColor="text1" w:themeTint="FF" w:themeShade="FF"/>
            </w:rPr>
          </w:rPrChange>
        </w:rPr>
        <w:t>:&lt;</w:t>
      </w:r>
      <w:r w:rsidRPr="6CEAF04A" w:rsidR="6CEAF04A">
        <w:rPr>
          <w:rFonts w:ascii="ui-monospace" w:hAnsi="ui-monospace" w:eastAsia="ui-monospace" w:cs="ui-monospace"/>
          <w:color w:val="000000" w:themeColor="text1" w:themeTint="FF" w:themeShade="FF"/>
          <w:rPrChange w:author="Terence Murphy" w:date="2026-03-26T13:11:00Z" w16du:dateUtc="2026-03-26T13:11:00Z" w:id="1529414972">
            <w:rPr>
              <w:color w:val="000000" w:themeColor="text1" w:themeTint="FF" w:themeShade="FF"/>
            </w:rPr>
          </w:rPrChange>
        </w:rPr>
        <w:t>amino_acid</w:t>
      </w:r>
      <w:r w:rsidRPr="6CEAF04A" w:rsidR="6CEAF04A">
        <w:rPr>
          <w:rFonts w:ascii="ui-monospace" w:hAnsi="ui-monospace" w:eastAsia="ui-monospace" w:cs="ui-monospace"/>
          <w:color w:val="000000" w:themeColor="text1" w:themeTint="FF" w:themeShade="FF"/>
          <w:rPrChange w:author="Terence Murphy" w:date="2026-03-26T13:11:00Z" w16du:dateUtc="2026-03-26T13:11:00Z" w:id="759094617">
            <w:rPr>
              <w:color w:val="000000" w:themeColor="text1" w:themeTint="FF" w:themeShade="FF"/>
            </w:rPr>
          </w:rPrChange>
        </w:rPr>
        <w:t>&gt;,</w:t>
      </w:r>
      <w:r w:rsidRPr="6CEAF04A" w:rsidR="6CEAF04A">
        <w:rPr>
          <w:rFonts w:ascii="ui-monospace" w:hAnsi="ui-monospace" w:eastAsia="ui-monospace" w:cs="ui-monospace"/>
          <w:color w:val="000000" w:themeColor="text1" w:themeTint="FF" w:themeShade="FF"/>
          <w:rPrChange w:author="Terence Murphy" w:date="2026-03-26T13:11:00Z" w16du:dateUtc="2026-03-26T13:11:00Z" w:id="1222632551">
            <w:rPr>
              <w:color w:val="000000" w:themeColor="text1" w:themeTint="FF" w:themeShade="FF"/>
            </w:rPr>
          </w:rPrChange>
        </w:rPr>
        <w:t>seq</w:t>
      </w:r>
      <w:r w:rsidRPr="6CEAF04A" w:rsidR="6CEAF04A">
        <w:rPr>
          <w:rFonts w:ascii="ui-monospace" w:hAnsi="ui-monospace" w:eastAsia="ui-monospace" w:cs="ui-monospace"/>
          <w:color w:val="000000" w:themeColor="text1" w:themeTint="FF" w:themeShade="FF"/>
          <w:rPrChange w:author="Terence Murphy" w:date="2026-03-26T13:11:00Z" w16du:dateUtc="2026-03-26T13:11:00Z" w:id="1236663425">
            <w:rPr>
              <w:color w:val="000000" w:themeColor="text1" w:themeTint="FF" w:themeShade="FF"/>
            </w:rPr>
          </w:rPrChange>
        </w:rPr>
        <w:t>:&lt;text&gt;)</w:t>
      </w:r>
      <w:r w:rsidRPr="6CEAF04A" w:rsidR="6CEAF04A">
        <w:rPr>
          <w:color w:val="000000" w:themeColor="text1" w:themeTint="FF" w:themeShade="FF"/>
        </w:rPr>
        <w:t>. For INSDC GFF3, they are represented as anticodon child features</w:t>
      </w:r>
      <w:r w:rsidRPr="6CEAF04A" w:rsidR="6CEAF04A">
        <w:rPr>
          <w:color w:val="000000" w:themeColor="text1" w:themeTint="FF" w:themeShade="FF"/>
        </w:rPr>
        <w:t xml:space="preserve"> of the tRNA</w:t>
      </w:r>
      <w:r w:rsidRPr="6CEAF04A" w:rsidR="6CEAF04A">
        <w:rPr>
          <w:color w:val="000000" w:themeColor="text1" w:themeTint="FF" w:themeShade="FF"/>
        </w:rPr>
        <w:t>:</w:t>
      </w:r>
    </w:p>
    <w:p w:rsidR="0EC58389" w:rsidRDefault="7304FEFE" w14:paraId="20F1189D" w14:textId="385DD518">
      <w:pPr>
        <w:spacing w:before="165" w:after="165"/>
        <w:rPr>
          <w:rFonts w:ascii="Menlo" w:hAnsi="Menlo" w:eastAsia="Menlo" w:cs="Menlo"/>
          <w:color w:val="000000" w:themeColor="text1"/>
          <w:sz w:val="16"/>
          <w:szCs w:val="16"/>
        </w:rPr>
        <w:pPrChange w:author="Terence Murphy" w:date="2026-03-26T11:55:00Z" w:id="78">
          <w:pPr/>
        </w:pPrChange>
      </w:pPr>
      <w:r w:rsidRPr="7304FEFE">
        <w:rPr>
          <w:rFonts w:ascii="Menlo" w:hAnsi="Menlo" w:eastAsia="Menlo" w:cs="Menlo"/>
          <w:color w:val="000000" w:themeColor="text1"/>
          <w:sz w:val="16"/>
          <w:szCs w:val="16"/>
        </w:rPr>
        <w:t>J01415.2</w:t>
      </w:r>
      <w:r w:rsidR="0EC58389">
        <w:tab/>
      </w:r>
      <w:r w:rsidRPr="7304FEFE">
        <w:rPr>
          <w:rFonts w:ascii="Menlo" w:hAnsi="Menlo" w:eastAsia="Menlo" w:cs="Menlo"/>
          <w:color w:val="000000" w:themeColor="text1"/>
          <w:sz w:val="16"/>
          <w:szCs w:val="16"/>
        </w:rPr>
        <w:t>Genbank</w:t>
      </w:r>
      <w:r w:rsidR="0EC58389">
        <w:tab/>
      </w:r>
      <w:r w:rsidRPr="7304FEFE">
        <w:rPr>
          <w:rFonts w:ascii="Menlo" w:hAnsi="Menlo" w:eastAsia="Menlo" w:cs="Menlo"/>
          <w:color w:val="000000" w:themeColor="text1"/>
          <w:sz w:val="16"/>
          <w:szCs w:val="16"/>
          <w:rPrChange w:author="Terence Murphy" w:date="2026-03-26T12:21:00Z" w16du:dateUtc="2026-03-26T12:21:00Z" w:id="79">
            <w:rPr>
              <w:rFonts w:ascii="Menlo" w:hAnsi="Menlo" w:eastAsia="Menlo" w:cs="Menlo"/>
              <w:b/>
              <w:bCs/>
              <w:color w:val="B42419"/>
              <w:sz w:val="16"/>
              <w:szCs w:val="16"/>
            </w:rPr>
          </w:rPrChange>
        </w:rPr>
        <w:t>tRNA</w:t>
      </w:r>
      <w:r w:rsidR="0EC58389">
        <w:tab/>
      </w:r>
      <w:r w:rsidRPr="7304FEFE">
        <w:rPr>
          <w:rFonts w:ascii="Menlo" w:hAnsi="Menlo" w:eastAsia="Menlo" w:cs="Menlo"/>
          <w:color w:val="000000" w:themeColor="text1"/>
          <w:sz w:val="16"/>
          <w:szCs w:val="16"/>
        </w:rPr>
        <w:t>14674</w:t>
      </w:r>
      <w:r w:rsidR="0EC58389">
        <w:tab/>
      </w:r>
      <w:r w:rsidRPr="7304FEFE">
        <w:rPr>
          <w:rFonts w:ascii="Menlo" w:hAnsi="Menlo" w:eastAsia="Menlo" w:cs="Menlo"/>
          <w:color w:val="000000" w:themeColor="text1"/>
          <w:sz w:val="16"/>
          <w:szCs w:val="16"/>
        </w:rPr>
        <w:t>14742</w:t>
      </w:r>
      <w:r w:rsidR="0EC58389">
        <w:tab/>
      </w:r>
      <w:r w:rsidRPr="7304FEFE">
        <w:rPr>
          <w:rFonts w:ascii="Menlo" w:hAnsi="Menlo" w:eastAsia="Menlo" w:cs="Menlo"/>
          <w:color w:val="000000" w:themeColor="text1"/>
          <w:sz w:val="16"/>
          <w:szCs w:val="16"/>
        </w:rPr>
        <w:t>.</w:t>
      </w:r>
      <w:r w:rsidR="0EC58389">
        <w:tab/>
      </w:r>
      <w:r w:rsidRPr="7304FEFE">
        <w:rPr>
          <w:rFonts w:ascii="Menlo" w:hAnsi="Menlo" w:eastAsia="Menlo" w:cs="Menlo"/>
          <w:color w:val="000000" w:themeColor="text1"/>
          <w:sz w:val="16"/>
          <w:szCs w:val="16"/>
        </w:rPr>
        <w:t>-</w:t>
      </w:r>
      <w:r w:rsidR="0EC58389">
        <w:tab/>
      </w:r>
      <w:r w:rsidRPr="7304FEFE">
        <w:rPr>
          <w:rFonts w:ascii="Menlo" w:hAnsi="Menlo" w:eastAsia="Menlo" w:cs="Menlo"/>
          <w:color w:val="000000" w:themeColor="text1"/>
          <w:sz w:val="16"/>
          <w:szCs w:val="16"/>
        </w:rPr>
        <w:t>.</w:t>
      </w:r>
      <w:r w:rsidR="0EC58389">
        <w:tab/>
      </w:r>
      <w:r w:rsidRPr="7304FEFE">
        <w:rPr>
          <w:rFonts w:ascii="Menlo" w:hAnsi="Menlo" w:eastAsia="Menlo" w:cs="Menlo"/>
          <w:color w:val="000000" w:themeColor="text1"/>
          <w:sz w:val="16"/>
          <w:szCs w:val="16"/>
        </w:rPr>
        <w:t>ID=rna-TRNE;product=</w:t>
      </w:r>
      <w:r w:rsidRPr="7304FEFE">
        <w:rPr>
          <w:rFonts w:ascii="Menlo" w:hAnsi="Menlo" w:eastAsia="Menlo" w:cs="Menlo"/>
          <w:b/>
          <w:bCs/>
          <w:color w:val="B42419"/>
          <w:sz w:val="16"/>
          <w:szCs w:val="16"/>
        </w:rPr>
        <w:t>tRNA</w:t>
      </w:r>
      <w:r w:rsidRPr="7304FEFE">
        <w:rPr>
          <w:rFonts w:ascii="Menlo" w:hAnsi="Menlo" w:eastAsia="Menlo" w:cs="Menlo"/>
          <w:color w:val="000000" w:themeColor="text1"/>
          <w:sz w:val="16"/>
          <w:szCs w:val="16"/>
        </w:rPr>
        <w:t>-Glu</w:t>
      </w:r>
    </w:p>
    <w:p w:rsidR="0EC58389" w:rsidRDefault="7304FEFE" w14:paraId="6F245D15" w14:textId="66EE5BCB">
      <w:pPr>
        <w:spacing w:before="165" w:after="165"/>
        <w:rPr>
          <w:rFonts w:ascii="Menlo" w:hAnsi="Menlo" w:eastAsia="Menlo" w:cs="Menlo"/>
          <w:color w:val="000000" w:themeColor="text1"/>
          <w:sz w:val="16"/>
          <w:szCs w:val="16"/>
        </w:rPr>
        <w:pPrChange w:author="Terence Murphy" w:date="2026-03-26T11:55:00Z" w:id="80">
          <w:pPr/>
        </w:pPrChange>
      </w:pPr>
      <w:r w:rsidRPr="7304FEFE">
        <w:rPr>
          <w:rFonts w:ascii="Menlo" w:hAnsi="Menlo" w:eastAsia="Menlo" w:cs="Menlo"/>
          <w:color w:val="000000" w:themeColor="text1"/>
          <w:sz w:val="16"/>
          <w:szCs w:val="16"/>
        </w:rPr>
        <w:t>J01415.2</w:t>
      </w:r>
      <w:r w:rsidR="0EC58389">
        <w:tab/>
      </w:r>
      <w:r w:rsidRPr="7304FEFE">
        <w:rPr>
          <w:rFonts w:ascii="Menlo" w:hAnsi="Menlo" w:eastAsia="Menlo" w:cs="Menlo"/>
          <w:color w:val="000000" w:themeColor="text1"/>
          <w:sz w:val="16"/>
          <w:szCs w:val="16"/>
        </w:rPr>
        <w:t>Genbank</w:t>
      </w:r>
      <w:r w:rsidR="0EC58389">
        <w:tab/>
      </w:r>
      <w:r w:rsidRPr="7304FEFE">
        <w:rPr>
          <w:rFonts w:ascii="Menlo" w:hAnsi="Menlo" w:eastAsia="Menlo" w:cs="Menlo"/>
          <w:color w:val="000000" w:themeColor="text1"/>
          <w:sz w:val="16"/>
          <w:szCs w:val="16"/>
        </w:rPr>
        <w:t>exon</w:t>
      </w:r>
      <w:r w:rsidR="0EC58389">
        <w:tab/>
      </w:r>
      <w:r w:rsidRPr="7304FEFE">
        <w:rPr>
          <w:rFonts w:ascii="Menlo" w:hAnsi="Menlo" w:eastAsia="Menlo" w:cs="Menlo"/>
          <w:color w:val="000000" w:themeColor="text1"/>
          <w:sz w:val="16"/>
          <w:szCs w:val="16"/>
        </w:rPr>
        <w:t>14674</w:t>
      </w:r>
      <w:r w:rsidR="0EC58389">
        <w:tab/>
      </w:r>
      <w:r w:rsidRPr="7304FEFE">
        <w:rPr>
          <w:rFonts w:ascii="Menlo" w:hAnsi="Menlo" w:eastAsia="Menlo" w:cs="Menlo"/>
          <w:color w:val="000000" w:themeColor="text1"/>
          <w:sz w:val="16"/>
          <w:szCs w:val="16"/>
        </w:rPr>
        <w:t>14742</w:t>
      </w:r>
      <w:r w:rsidR="0EC58389">
        <w:tab/>
      </w:r>
      <w:r w:rsidRPr="7304FEFE">
        <w:rPr>
          <w:rFonts w:ascii="Menlo" w:hAnsi="Menlo" w:eastAsia="Menlo" w:cs="Menlo"/>
          <w:color w:val="000000" w:themeColor="text1"/>
          <w:sz w:val="16"/>
          <w:szCs w:val="16"/>
        </w:rPr>
        <w:t>.</w:t>
      </w:r>
      <w:r w:rsidR="0EC58389">
        <w:tab/>
      </w:r>
      <w:r w:rsidRPr="7304FEFE">
        <w:rPr>
          <w:rFonts w:ascii="Menlo" w:hAnsi="Menlo" w:eastAsia="Menlo" w:cs="Menlo"/>
          <w:color w:val="000000" w:themeColor="text1"/>
          <w:sz w:val="16"/>
          <w:szCs w:val="16"/>
        </w:rPr>
        <w:t>-</w:t>
      </w:r>
      <w:r w:rsidR="0EC58389">
        <w:tab/>
      </w:r>
      <w:r w:rsidRPr="7304FEFE">
        <w:rPr>
          <w:rFonts w:ascii="Menlo" w:hAnsi="Menlo" w:eastAsia="Menlo" w:cs="Menlo"/>
          <w:color w:val="000000" w:themeColor="text1"/>
          <w:sz w:val="16"/>
          <w:szCs w:val="16"/>
        </w:rPr>
        <w:t>.</w:t>
      </w:r>
      <w:r w:rsidR="0EC58389">
        <w:tab/>
      </w:r>
      <w:r w:rsidRPr="7304FEFE">
        <w:rPr>
          <w:rFonts w:ascii="Menlo" w:hAnsi="Menlo" w:eastAsia="Menlo" w:cs="Menlo"/>
          <w:color w:val="000000" w:themeColor="text1"/>
          <w:sz w:val="16"/>
          <w:szCs w:val="16"/>
        </w:rPr>
        <w:t>ID=exon-TRNE-1;Parent=rna-TRNE</w:t>
      </w:r>
    </w:p>
    <w:p w:rsidR="0EC58389" w:rsidP="0EC58389" w:rsidRDefault="7304FEFE" w14:paraId="3FAE7E37" w14:textId="21FD57D6">
      <w:pPr>
        <w:spacing w:before="165" w:after="165"/>
        <w:rPr>
          <w:rFonts w:ascii="Menlo" w:hAnsi="Menlo" w:eastAsia="Menlo" w:cs="Menlo"/>
          <w:color w:val="000000" w:themeColor="text1"/>
          <w:sz w:val="16"/>
          <w:szCs w:val="16"/>
        </w:rPr>
      </w:pPr>
      <w:r w:rsidRPr="4E038879" w:rsidR="4E038879">
        <w:rPr>
          <w:rFonts w:ascii="Menlo" w:hAnsi="Menlo" w:eastAsia="Menlo" w:cs="Menlo"/>
          <w:color w:val="000000" w:themeColor="text1" w:themeTint="FF" w:themeShade="FF"/>
          <w:sz w:val="16"/>
          <w:szCs w:val="16"/>
        </w:rPr>
        <w:t>J01415.2</w:t>
      </w:r>
      <w:r>
        <w:tab/>
      </w:r>
      <w:r w:rsidRPr="4E038879" w:rsidR="4E038879">
        <w:rPr>
          <w:rFonts w:ascii="Menlo" w:hAnsi="Menlo" w:eastAsia="Menlo" w:cs="Menlo"/>
          <w:color w:val="000000" w:themeColor="text1" w:themeTint="FF" w:themeShade="FF"/>
          <w:sz w:val="16"/>
          <w:szCs w:val="16"/>
        </w:rPr>
        <w:t>Genbank</w:t>
      </w:r>
      <w:r>
        <w:tab/>
      </w:r>
      <w:r w:rsidRPr="4E038879" w:rsidR="4E038879">
        <w:rPr>
          <w:rFonts w:ascii="Menlo" w:hAnsi="Menlo" w:eastAsia="Menlo" w:cs="Menlo"/>
          <w:color w:val="000000" w:themeColor="text1" w:themeTint="FF" w:themeShade="FF"/>
          <w:sz w:val="16"/>
          <w:szCs w:val="16"/>
        </w:rPr>
        <w:t>anticodon</w:t>
      </w:r>
      <w:r>
        <w:tab/>
      </w:r>
      <w:r w:rsidRPr="4E038879" w:rsidR="4E038879">
        <w:rPr>
          <w:rFonts w:ascii="Menlo" w:hAnsi="Menlo" w:eastAsia="Menlo" w:cs="Menlo"/>
          <w:color w:val="000000" w:themeColor="text1" w:themeTint="FF" w:themeShade="FF"/>
          <w:sz w:val="16"/>
          <w:szCs w:val="16"/>
        </w:rPr>
        <w:t>14710</w:t>
      </w:r>
      <w:r>
        <w:tab/>
      </w:r>
      <w:r w:rsidRPr="4E038879" w:rsidR="4E038879">
        <w:rPr>
          <w:rFonts w:ascii="Menlo" w:hAnsi="Menlo" w:eastAsia="Menlo" w:cs="Menlo"/>
          <w:color w:val="000000" w:themeColor="text1" w:themeTint="FF" w:themeShade="FF"/>
          <w:sz w:val="16"/>
          <w:szCs w:val="16"/>
        </w:rPr>
        <w:t>14712</w:t>
      </w:r>
      <w:r>
        <w:tab/>
      </w:r>
      <w:r w:rsidRPr="4E038879" w:rsidR="4E038879">
        <w:rPr>
          <w:rFonts w:ascii="Menlo" w:hAnsi="Menlo" w:eastAsia="Menlo" w:cs="Menlo"/>
          <w:color w:val="000000" w:themeColor="text1" w:themeTint="FF" w:themeShade="FF"/>
          <w:sz w:val="16"/>
          <w:szCs w:val="16"/>
        </w:rPr>
        <w:t>.</w:t>
      </w:r>
      <w:r>
        <w:tab/>
      </w:r>
      <w:r w:rsidRPr="4E038879" w:rsidR="4E038879">
        <w:rPr>
          <w:rFonts w:ascii="Menlo" w:hAnsi="Menlo" w:eastAsia="Menlo" w:cs="Menlo"/>
          <w:color w:val="000000" w:themeColor="text1" w:themeTint="FF" w:themeShade="FF"/>
          <w:sz w:val="16"/>
          <w:szCs w:val="16"/>
        </w:rPr>
        <w:t>-</w:t>
      </w:r>
      <w:r>
        <w:tab/>
      </w:r>
      <w:r w:rsidRPr="4E038879" w:rsidR="4E038879">
        <w:rPr>
          <w:rFonts w:ascii="Menlo" w:hAnsi="Menlo" w:eastAsia="Menlo" w:cs="Menlo"/>
          <w:color w:val="000000" w:themeColor="text1" w:themeTint="FF" w:themeShade="FF"/>
          <w:sz w:val="16"/>
          <w:szCs w:val="16"/>
        </w:rPr>
        <w:t>.</w:t>
      </w:r>
      <w:r>
        <w:tab/>
      </w:r>
      <w:r w:rsidRPr="4E038879" w:rsidR="4E038879">
        <w:rPr>
          <w:rFonts w:ascii="Menlo" w:hAnsi="Menlo" w:eastAsia="Menlo" w:cs="Menlo"/>
          <w:color w:val="000000" w:themeColor="text1" w:themeTint="FF" w:themeShade="FF"/>
          <w:sz w:val="16"/>
          <w:szCs w:val="16"/>
        </w:rPr>
        <w:t>ID=anticodon-TRNE-</w:t>
      </w:r>
      <w:r w:rsidRPr="4E038879" w:rsidR="4E038879">
        <w:rPr>
          <w:rFonts w:ascii="Menlo" w:hAnsi="Menlo" w:eastAsia="Menlo" w:cs="Menlo"/>
          <w:color w:val="000000" w:themeColor="text1" w:themeTint="FF" w:themeShade="FF"/>
          <w:sz w:val="16"/>
          <w:szCs w:val="16"/>
        </w:rPr>
        <w:t>1;Parent</w:t>
      </w:r>
      <w:r w:rsidRPr="4E038879" w:rsidR="4E038879">
        <w:rPr>
          <w:rFonts w:ascii="Menlo" w:hAnsi="Menlo" w:eastAsia="Menlo" w:cs="Menlo"/>
          <w:color w:val="000000" w:themeColor="text1" w:themeTint="FF" w:themeShade="FF"/>
          <w:sz w:val="16"/>
          <w:szCs w:val="16"/>
        </w:rPr>
        <w:t>=</w:t>
      </w:r>
      <w:r w:rsidRPr="4E038879" w:rsidR="4E038879">
        <w:rPr>
          <w:rFonts w:ascii="Menlo" w:hAnsi="Menlo" w:eastAsia="Menlo" w:cs="Menlo"/>
          <w:color w:val="000000" w:themeColor="text1" w:themeTint="FF" w:themeShade="FF"/>
          <w:sz w:val="16"/>
          <w:szCs w:val="16"/>
        </w:rPr>
        <w:t>rna-TRNE;amino_acid</w:t>
      </w:r>
      <w:r w:rsidRPr="4E038879" w:rsidR="4E038879">
        <w:rPr>
          <w:rFonts w:ascii="Menlo" w:hAnsi="Menlo" w:eastAsia="Menlo" w:cs="Menlo"/>
          <w:color w:val="000000" w:themeColor="text1" w:themeTint="FF" w:themeShade="FF"/>
          <w:sz w:val="16"/>
          <w:szCs w:val="16"/>
        </w:rPr>
        <w:t>=</w:t>
      </w:r>
      <w:commentRangeStart w:id="1990325310"/>
      <w:commentRangeStart w:id="709627744"/>
      <w:r w:rsidRPr="4E038879" w:rsidR="4E038879">
        <w:rPr>
          <w:rFonts w:ascii="Menlo" w:hAnsi="Menlo" w:eastAsia="Menlo" w:cs="Menlo"/>
          <w:color w:val="000000" w:themeColor="text1" w:themeTint="FF" w:themeShade="FF"/>
          <w:sz w:val="16"/>
          <w:szCs w:val="16"/>
        </w:rPr>
        <w:t>glutam</w:t>
      </w:r>
      <w:ins w:author="Peter Woollard" w:date="2026-06-02T15:39:50.556Z" w16du:dateUtc="2026-06-02T15:39:50.556Z" w:id="1701641880">
        <w:r w:rsidRPr="4E038879" w:rsidR="4E038879">
          <w:rPr>
            <w:rFonts w:ascii="Menlo" w:hAnsi="Menlo" w:eastAsia="Menlo" w:cs="Menlo"/>
            <w:color w:val="000000" w:themeColor="text1" w:themeTint="FF" w:themeShade="FF"/>
            <w:sz w:val="16"/>
            <w:szCs w:val="16"/>
          </w:rPr>
          <w:t>at</w:t>
        </w:r>
      </w:ins>
      <w:del w:author="Peter Woollard" w:date="2026-06-02T15:39:47.446Z" w16du:dateUtc="2026-06-02T15:39:47.446Z" w:id="1626918880">
        <w:r w:rsidRPr="4E038879" w:rsidDel="4E038879">
          <w:rPr>
            <w:rFonts w:ascii="Menlo" w:hAnsi="Menlo" w:eastAsia="Menlo" w:cs="Menlo"/>
            <w:color w:val="000000" w:themeColor="text1" w:themeTint="FF" w:themeShade="FF"/>
            <w:sz w:val="16"/>
            <w:szCs w:val="16"/>
          </w:rPr>
          <w:delText>in</w:delText>
        </w:r>
      </w:del>
      <w:r w:rsidRPr="4E038879" w:rsidR="4E038879">
        <w:rPr>
          <w:rFonts w:ascii="Menlo" w:hAnsi="Menlo" w:eastAsia="Menlo" w:cs="Menlo"/>
          <w:color w:val="000000" w:themeColor="text1" w:themeTint="FF" w:themeShade="FF"/>
          <w:sz w:val="16"/>
          <w:szCs w:val="16"/>
        </w:rPr>
        <w:t>e</w:t>
      </w:r>
      <w:commentRangeEnd w:id="1990325310"/>
      <w:r>
        <w:rPr>
          <w:rStyle w:val="CommentReference"/>
        </w:rPr>
        <w:commentReference w:id="1990325310"/>
      </w:r>
      <w:commentRangeEnd w:id="709627744"/>
      <w:r>
        <w:rPr>
          <w:rStyle w:val="CommentReference"/>
        </w:rPr>
        <w:commentReference w:id="709627744"/>
      </w:r>
      <w:del w:author="Peter Woollard" w:date="2026-06-02T15:41:05.964Z" w16du:dateUtc="2026-06-02T15:41:05.964Z" w:id="675776880">
        <w:r w:rsidRPr="4E038879" w:rsidDel="4E038879">
          <w:rPr>
            <w:rFonts w:ascii="Menlo" w:hAnsi="Menlo" w:eastAsia="Menlo" w:cs="Menlo"/>
            <w:color w:val="000000" w:themeColor="text1" w:themeTint="FF" w:themeShade="FF"/>
            <w:sz w:val="16"/>
            <w:szCs w:val="16"/>
          </w:rPr>
          <w:delText>;sequence=</w:delText>
        </w:r>
        <w:r w:rsidRPr="4E038879" w:rsidDel="4E038879">
          <w:rPr>
            <w:rFonts w:ascii="Menlo" w:hAnsi="Menlo" w:eastAsia="Menlo" w:cs="Menlo"/>
            <w:color w:val="000000" w:themeColor="text1" w:themeTint="FF" w:themeShade="FF"/>
            <w:sz w:val="16"/>
            <w:szCs w:val="16"/>
          </w:rPr>
          <w:delText>ttc</w:delText>
        </w:r>
      </w:del>
    </w:p>
    <w:p w:rsidR="392B3985" w:rsidP="392B3985" w:rsidRDefault="392B3985" w14:paraId="1F0BF123" w14:textId="7BAC6B09">
      <w:pPr>
        <w:spacing w:before="165" w:after="165"/>
        <w:rPr>
          <w:rFonts w:ascii="Menlo" w:hAnsi="Menlo" w:eastAsia="Menlo" w:cs="Menlo"/>
          <w:color w:val="000000" w:themeColor="text1" w:themeTint="FF" w:themeShade="FF"/>
          <w:sz w:val="16"/>
          <w:szCs w:val="16"/>
        </w:rPr>
      </w:pPr>
    </w:p>
    <w:p w:rsidR="392B3985" w:rsidP="392B3985" w:rsidRDefault="392B3985" w14:paraId="1C64E9A8" w14:textId="6AB62727">
      <w:pPr>
        <w:spacing w:before="165" w:after="165"/>
        <w:rPr>
          <w:rFonts w:ascii="Menlo" w:hAnsi="Menlo" w:eastAsia="Menlo" w:cs="Menlo"/>
          <w:color w:val="000000" w:themeColor="text1" w:themeTint="FF" w:themeShade="FF"/>
          <w:sz w:val="16"/>
          <w:szCs w:val="16"/>
          <w:highlight w:val="yellow"/>
        </w:rPr>
      </w:pPr>
      <w:commentRangeStart w:id="524627143"/>
      <w:commentRangeStart w:id="961129629"/>
      <w:r w:rsidRPr="392B3985" w:rsidR="392B3985">
        <w:rPr>
          <w:rFonts w:ascii="Menlo" w:hAnsi="Menlo" w:eastAsia="Menlo" w:cs="Menlo"/>
          <w:color w:val="000000" w:themeColor="text1" w:themeTint="FF" w:themeShade="FF"/>
          <w:sz w:val="16"/>
          <w:szCs w:val="16"/>
          <w:highlight w:val="yellow"/>
        </w:rPr>
        <w:t>ENA:</w:t>
      </w:r>
    </w:p>
    <w:p w:rsidR="392B3985" w:rsidP="392B3985" w:rsidRDefault="392B3985" w14:paraId="392C0584" w14:textId="26F83425">
      <w:pPr>
        <w:spacing w:before="165" w:after="165"/>
        <w:rPr>
          <w:rFonts w:ascii="Menlo" w:hAnsi="Menlo" w:eastAsia="Menlo" w:cs="Menlo"/>
          <w:color w:val="000000" w:themeColor="text1" w:themeTint="FF" w:themeShade="FF"/>
          <w:sz w:val="16"/>
          <w:szCs w:val="16"/>
          <w:highlight w:val="yellow"/>
        </w:rPr>
      </w:pPr>
      <w:r w:rsidRPr="392B3985" w:rsidR="392B3985">
        <w:rPr>
          <w:rFonts w:ascii="Menlo" w:hAnsi="Menlo" w:eastAsia="Menlo" w:cs="Menlo"/>
          <w:color w:val="000000" w:themeColor="text1" w:themeTint="FF" w:themeShade="FF"/>
          <w:sz w:val="16"/>
          <w:szCs w:val="16"/>
          <w:highlight w:val="yellow"/>
        </w:rPr>
        <w:t>J01415.2</w:t>
      </w:r>
      <w:r>
        <w:tab/>
      </w:r>
      <w:r w:rsidRPr="392B3985" w:rsidR="392B3985">
        <w:rPr>
          <w:rFonts w:ascii="Menlo" w:hAnsi="Menlo" w:eastAsia="Menlo" w:cs="Menlo"/>
          <w:color w:val="000000" w:themeColor="text1" w:themeTint="FF" w:themeShade="FF"/>
          <w:sz w:val="16"/>
          <w:szCs w:val="16"/>
          <w:highlight w:val="yellow"/>
        </w:rPr>
        <w:t>.</w:t>
      </w:r>
      <w:r>
        <w:tab/>
      </w:r>
      <w:r w:rsidRPr="392B3985" w:rsidR="392B3985">
        <w:rPr>
          <w:rFonts w:ascii="Menlo" w:hAnsi="Menlo" w:eastAsia="Menlo" w:cs="Menlo"/>
          <w:color w:val="000000" w:themeColor="text1" w:themeTint="FF" w:themeShade="FF"/>
          <w:sz w:val="16"/>
          <w:szCs w:val="16"/>
          <w:highlight w:val="yellow"/>
        </w:rPr>
        <w:t>tRNA</w:t>
      </w:r>
      <w:r>
        <w:tab/>
      </w:r>
      <w:r w:rsidRPr="392B3985" w:rsidR="392B3985">
        <w:rPr>
          <w:rFonts w:ascii="Menlo" w:hAnsi="Menlo" w:eastAsia="Menlo" w:cs="Menlo"/>
          <w:color w:val="000000" w:themeColor="text1" w:themeTint="FF" w:themeShade="FF"/>
          <w:sz w:val="16"/>
          <w:szCs w:val="16"/>
          <w:highlight w:val="yellow"/>
        </w:rPr>
        <w:t>14674</w:t>
      </w:r>
      <w:r>
        <w:tab/>
      </w:r>
      <w:r w:rsidRPr="392B3985" w:rsidR="392B3985">
        <w:rPr>
          <w:rFonts w:ascii="Menlo" w:hAnsi="Menlo" w:eastAsia="Menlo" w:cs="Menlo"/>
          <w:color w:val="000000" w:themeColor="text1" w:themeTint="FF" w:themeShade="FF"/>
          <w:sz w:val="16"/>
          <w:szCs w:val="16"/>
          <w:highlight w:val="yellow"/>
        </w:rPr>
        <w:t>14742</w:t>
      </w:r>
      <w:r>
        <w:tab/>
      </w:r>
      <w:r w:rsidRPr="392B3985" w:rsidR="392B3985">
        <w:rPr>
          <w:rFonts w:ascii="Menlo" w:hAnsi="Menlo" w:eastAsia="Menlo" w:cs="Menlo"/>
          <w:color w:val="000000" w:themeColor="text1" w:themeTint="FF" w:themeShade="FF"/>
          <w:sz w:val="16"/>
          <w:szCs w:val="16"/>
          <w:highlight w:val="yellow"/>
        </w:rPr>
        <w:t>.</w:t>
      </w:r>
      <w:r>
        <w:tab/>
      </w:r>
      <w:r w:rsidRPr="392B3985" w:rsidR="392B3985">
        <w:rPr>
          <w:rFonts w:ascii="Menlo" w:hAnsi="Menlo" w:eastAsia="Menlo" w:cs="Menlo"/>
          <w:color w:val="000000" w:themeColor="text1" w:themeTint="FF" w:themeShade="FF"/>
          <w:sz w:val="16"/>
          <w:szCs w:val="16"/>
          <w:highlight w:val="yellow"/>
        </w:rPr>
        <w:t>-</w:t>
      </w:r>
      <w:r>
        <w:tab/>
      </w:r>
      <w:r w:rsidRPr="392B3985" w:rsidR="392B3985">
        <w:rPr>
          <w:rFonts w:ascii="Menlo" w:hAnsi="Menlo" w:eastAsia="Menlo" w:cs="Menlo"/>
          <w:color w:val="000000" w:themeColor="text1" w:themeTint="FF" w:themeShade="FF"/>
          <w:sz w:val="16"/>
          <w:szCs w:val="16"/>
          <w:highlight w:val="yellow"/>
        </w:rPr>
        <w:t>.</w:t>
      </w:r>
      <w:r>
        <w:tab/>
      </w:r>
      <w:r w:rsidRPr="392B3985" w:rsidR="392B3985">
        <w:rPr>
          <w:rFonts w:ascii="Menlo" w:hAnsi="Menlo" w:eastAsia="Menlo" w:cs="Menlo"/>
          <w:color w:val="000000" w:themeColor="text1" w:themeTint="FF" w:themeShade="FF"/>
          <w:sz w:val="16"/>
          <w:szCs w:val="16"/>
          <w:highlight w:val="yellow"/>
        </w:rPr>
        <w:t>ID=</w:t>
      </w:r>
      <w:r w:rsidRPr="392B3985" w:rsidR="392B3985">
        <w:rPr>
          <w:rFonts w:ascii="Menlo" w:hAnsi="Menlo" w:eastAsia="Menlo" w:cs="Menlo"/>
          <w:color w:val="000000" w:themeColor="text1" w:themeTint="FF" w:themeShade="FF"/>
          <w:sz w:val="16"/>
          <w:szCs w:val="16"/>
          <w:highlight w:val="yellow"/>
        </w:rPr>
        <w:t>tRNA_TRNE;Parent</w:t>
      </w:r>
      <w:r w:rsidRPr="392B3985" w:rsidR="392B3985">
        <w:rPr>
          <w:rFonts w:ascii="Menlo" w:hAnsi="Menlo" w:eastAsia="Menlo" w:cs="Menlo"/>
          <w:color w:val="000000" w:themeColor="text1" w:themeTint="FF" w:themeShade="FF"/>
          <w:sz w:val="16"/>
          <w:szCs w:val="16"/>
          <w:highlight w:val="yellow"/>
        </w:rPr>
        <w:t>=</w:t>
      </w:r>
      <w:r w:rsidRPr="392B3985" w:rsidR="392B3985">
        <w:rPr>
          <w:rFonts w:ascii="Menlo" w:hAnsi="Menlo" w:eastAsia="Menlo" w:cs="Menlo"/>
          <w:color w:val="000000" w:themeColor="text1" w:themeTint="FF" w:themeShade="FF"/>
          <w:sz w:val="16"/>
          <w:szCs w:val="16"/>
          <w:highlight w:val="yellow"/>
        </w:rPr>
        <w:t>ncRNA_gene_TRNE;anticodon</w:t>
      </w:r>
      <w:r w:rsidRPr="392B3985" w:rsidR="392B3985">
        <w:rPr>
          <w:rFonts w:ascii="Menlo" w:hAnsi="Menlo" w:eastAsia="Menlo" w:cs="Menlo"/>
          <w:color w:val="000000" w:themeColor="text1" w:themeTint="FF" w:themeShade="FF"/>
          <w:sz w:val="16"/>
          <w:szCs w:val="16"/>
          <w:highlight w:val="yellow"/>
        </w:rPr>
        <w:t>=%28pos%3Acomplement%</w:t>
      </w:r>
      <w:r w:rsidRPr="392B3985" w:rsidR="392B3985">
        <w:rPr>
          <w:rFonts w:ascii="Menlo" w:hAnsi="Menlo" w:eastAsia="Menlo" w:cs="Menlo"/>
          <w:color w:val="000000" w:themeColor="text1" w:themeTint="FF" w:themeShade="FF"/>
          <w:sz w:val="16"/>
          <w:szCs w:val="16"/>
          <w:highlight w:val="yellow"/>
        </w:rPr>
        <w:t>2814710..</w:t>
      </w:r>
      <w:r w:rsidRPr="392B3985" w:rsidR="392B3985">
        <w:rPr>
          <w:rFonts w:ascii="Menlo" w:hAnsi="Menlo" w:eastAsia="Menlo" w:cs="Menlo"/>
          <w:color w:val="000000" w:themeColor="text1" w:themeTint="FF" w:themeShade="FF"/>
          <w:sz w:val="16"/>
          <w:szCs w:val="16"/>
          <w:highlight w:val="yellow"/>
        </w:rPr>
        <w:t>14712%29%2Caa%3AGlu%2Cseq%3Attc%</w:t>
      </w:r>
      <w:r w:rsidRPr="392B3985" w:rsidR="392B3985">
        <w:rPr>
          <w:rFonts w:ascii="Menlo" w:hAnsi="Menlo" w:eastAsia="Menlo" w:cs="Menlo"/>
          <w:color w:val="000000" w:themeColor="text1" w:themeTint="FF" w:themeShade="FF"/>
          <w:sz w:val="16"/>
          <w:szCs w:val="16"/>
          <w:highlight w:val="yellow"/>
        </w:rPr>
        <w:t>29;note</w:t>
      </w:r>
      <w:r w:rsidRPr="392B3985" w:rsidR="392B3985">
        <w:rPr>
          <w:rFonts w:ascii="Menlo" w:hAnsi="Menlo" w:eastAsia="Menlo" w:cs="Menlo"/>
          <w:color w:val="000000" w:themeColor="text1" w:themeTint="FF" w:themeShade="FF"/>
          <w:sz w:val="16"/>
          <w:szCs w:val="16"/>
          <w:highlight w:val="yellow"/>
        </w:rPr>
        <w:t xml:space="preserve">=codon recognized%3A GAA%3B NAR%3A </w:t>
      </w:r>
      <w:r w:rsidRPr="392B3985" w:rsidR="392B3985">
        <w:rPr>
          <w:rFonts w:ascii="Menlo" w:hAnsi="Menlo" w:eastAsia="Menlo" w:cs="Menlo"/>
          <w:color w:val="000000" w:themeColor="text1" w:themeTint="FF" w:themeShade="FF"/>
          <w:sz w:val="16"/>
          <w:szCs w:val="16"/>
          <w:highlight w:val="yellow"/>
        </w:rPr>
        <w:t>0697;product</w:t>
      </w:r>
      <w:r w:rsidRPr="392B3985" w:rsidR="392B3985">
        <w:rPr>
          <w:rFonts w:ascii="Menlo" w:hAnsi="Menlo" w:eastAsia="Menlo" w:cs="Menlo"/>
          <w:color w:val="000000" w:themeColor="text1" w:themeTint="FF" w:themeShade="FF"/>
          <w:sz w:val="16"/>
          <w:szCs w:val="16"/>
          <w:highlight w:val="yellow"/>
        </w:rPr>
        <w:t>=tRNA-Glu;</w:t>
      </w:r>
      <w:commentRangeEnd w:id="524627143"/>
      <w:r>
        <w:rPr>
          <w:rStyle w:val="CommentReference"/>
        </w:rPr>
        <w:commentReference w:id="524627143"/>
      </w:r>
      <w:commentRangeEnd w:id="961129629"/>
      <w:r>
        <w:rPr>
          <w:rStyle w:val="CommentReference"/>
        </w:rPr>
        <w:commentReference w:id="961129629"/>
      </w:r>
    </w:p>
    <w:p w:rsidR="392B3985" w:rsidP="392B3985" w:rsidRDefault="392B3985" w14:paraId="059EB61B" w14:textId="46496410">
      <w:pPr>
        <w:spacing w:before="165" w:after="165"/>
        <w:rPr>
          <w:rFonts w:ascii="Menlo" w:hAnsi="Menlo" w:eastAsia="Menlo" w:cs="Menlo"/>
          <w:color w:val="000000" w:themeColor="text1" w:themeTint="FF" w:themeShade="FF"/>
          <w:sz w:val="16"/>
          <w:szCs w:val="16"/>
        </w:rPr>
      </w:pPr>
    </w:p>
    <w:p w:rsidR="0EC58389" w:rsidP="0EC58389" w:rsidRDefault="3E06A4BE" w14:paraId="5FD31C8F" w14:textId="349AFC87">
      <w:pPr>
        <w:ind w:left="1080" w:firstLine="0"/>
      </w:pPr>
      <w:r w:rsidR="596EE2A6">
        <w:rPr/>
        <w:t xml:space="preserve">For </w:t>
      </w:r>
      <w:commentRangeStart w:id="81"/>
      <w:commentRangeStart w:id="82"/>
      <w:r w:rsidR="596EE2A6">
        <w:rPr/>
        <w:t>anticodon</w:t>
      </w:r>
      <w:commentRangeEnd w:id="81"/>
      <w:r>
        <w:rPr>
          <w:rStyle w:val="CommentReference"/>
        </w:rPr>
        <w:commentReference w:id="81"/>
      </w:r>
      <w:commentRangeEnd w:id="82"/>
      <w:r>
        <w:rPr>
          <w:rStyle w:val="CommentReference"/>
        </w:rPr>
        <w:commentReference w:id="82"/>
      </w:r>
      <w:r w:rsidR="596EE2A6">
        <w:rPr/>
        <w:t xml:space="preserve">, an </w:t>
      </w:r>
      <w:commentRangeStart w:id="83"/>
      <w:commentRangeStart w:id="84"/>
      <w:r w:rsidRPr="596EE2A6" w:rsidR="596EE2A6">
        <w:rPr>
          <w:rFonts w:ascii="ui-monospace" w:hAnsi="ui-monospace" w:eastAsia="ui-monospace" w:cs="ui-monospace"/>
          <w:rPrChange w:author="Terence Murphy" w:date="2026-03-26T12:17:00Z" w16du:dateUtc="2026-03-26T12:17:00Z" w:id="2144862715"/>
        </w:rPr>
        <w:t>amino_acid</w:t>
      </w:r>
      <w:commentRangeEnd w:id="83"/>
      <w:r>
        <w:rPr>
          <w:rStyle w:val="CommentReference"/>
        </w:rPr>
        <w:commentReference w:id="83"/>
      </w:r>
      <w:commentRangeEnd w:id="84"/>
      <w:r>
        <w:rPr>
          <w:rStyle w:val="CommentReference"/>
        </w:rPr>
        <w:commentReference w:id="84"/>
      </w:r>
      <w:r w:rsidR="596EE2A6">
        <w:rPr/>
        <w:t xml:space="preserve"> attribute must be provided in column 9 to </w:t>
      </w:r>
      <w:r w:rsidR="596EE2A6">
        <w:rPr/>
        <w:t>indicate</w:t>
      </w:r>
      <w:r w:rsidR="596EE2A6">
        <w:rPr/>
        <w:t xml:space="preserve"> the encoded amino acid</w:t>
      </w:r>
      <w:r w:rsidR="596EE2A6">
        <w:rPr/>
        <w:t xml:space="preserve">. </w:t>
      </w:r>
    </w:p>
    <w:p w:rsidR="0EC58389" w:rsidP="0EC58389" w:rsidRDefault="0EC58389" w14:paraId="40706C9A" w14:textId="12DBA0AE">
      <w:pPr>
        <w:ind w:left="1080" w:firstLine="0"/>
      </w:pPr>
    </w:p>
    <w:p w:rsidR="0EC58389" w:rsidRDefault="7304FEFE" w14:paraId="7CE8C9DB" w14:textId="0F0B5299">
      <w:pPr>
        <w:ind w:left="1080" w:firstLine="0"/>
        <w:pPrChange w:author="Terence Murphy" w:date="2026-03-26T12:00:00Z" w:id="88">
          <w:pPr/>
        </w:pPrChange>
      </w:pPr>
      <w:r>
        <w:t xml:space="preserve">The child feature must fall within the bounds of the exon feature(s) of the indicated tRNA Parent feature. If the anticodon location spans two tRNA exons, then two </w:t>
      </w:r>
      <w:r w:rsidRPr="7304FEFE">
        <w:rPr>
          <w:rFonts w:ascii="ui-monospace" w:hAnsi="ui-monospace" w:eastAsia="ui-monospace" w:cs="ui-monospace"/>
          <w:rPrChange w:author="Terence Murphy" w:date="2026-03-26T12:01:00Z" w16du:dateUtc="2026-03-26T12:01:00Z" w:id="89">
            <w:rPr/>
          </w:rPrChange>
        </w:rPr>
        <w:t xml:space="preserve">anticodon </w:t>
      </w:r>
      <w:r>
        <w:t>rows must be provided, using the same ID value to indicate that they are two parts of the same anticodon feature.</w:t>
      </w:r>
    </w:p>
    <w:p w:rsidR="0EC58389" w:rsidP="0EC58389" w:rsidRDefault="0EC58389" w14:paraId="7F6935C6" w14:textId="3F4B3CD5">
      <w:pPr>
        <w:rPr>
          <w:color w:val="000000" w:themeColor="text1"/>
        </w:rPr>
      </w:pPr>
    </w:p>
    <w:p w:rsidR="0EC58389" w:rsidP="0EC58389" w:rsidRDefault="0EC58389" w14:paraId="2957C4CB" w14:textId="2948C9AD">
      <w:pPr>
        <w:ind w:left="0" w:firstLine="0"/>
      </w:pPr>
    </w:p>
    <w:p w:rsidR="00C83DD1" w:rsidP="4E038879" w:rsidRDefault="00C83DD1" w14:paraId="37B31F23" w14:textId="163E9E75">
      <w:pPr>
        <w:pStyle w:val="Heading3"/>
        <w:rPr>
          <w:noProof w:val="0"/>
          <w:lang w:val="en-GB"/>
        </w:rPr>
      </w:pPr>
      <w:bookmarkStart w:name="_Toc1569773960" w:id="1922131560"/>
      <w:r w:rsidRPr="1ED3BE92" w:rsidR="1ED3BE92">
        <w:rPr>
          <w:noProof w:val="0"/>
          <w:lang w:val="en-GB"/>
        </w:rPr>
        <w:t>Features with out-of-order intervals</w:t>
      </w:r>
      <w:bookmarkEnd w:id="1922131560"/>
    </w:p>
    <w:p w:rsidR="00C83DD1" w:rsidP="70BF0514" w:rsidRDefault="00C83DD1" w14:paraId="0C78606B" w14:textId="790A99E2">
      <w:pPr>
        <w:pStyle w:val="Normal"/>
        <w:rPr>
          <w:noProof w:val="0"/>
          <w:lang w:val="en-GB"/>
        </w:rPr>
      </w:pPr>
      <w:r w:rsidRPr="70BF0514" w:rsidR="70BF0514">
        <w:rPr>
          <w:noProof w:val="0"/>
          <w:lang w:val="en-GB"/>
        </w:rPr>
        <w:t>The base GFF3 specification assumes that any feature with multiple intervals (e.g. exons) can be interpreted based on a numeric sort of the location indicated in column 4 &amp; 5 (sorted ascending by column 4 for features on the + strand, and sorted descending by column 5 for features on the – strand). This expectation does not hold true in some circumstances:</w:t>
      </w:r>
    </w:p>
    <w:p w:rsidR="00C83DD1" w:rsidP="70BF0514" w:rsidRDefault="00C83DD1" w14:paraId="4004D6C3" w14:textId="1845B455">
      <w:pPr>
        <w:pStyle w:val="ListParagraph"/>
        <w:numPr>
          <w:ilvl w:val="0"/>
          <w:numId w:val="13"/>
        </w:numPr>
        <w:rPr>
          <w:noProof w:val="0"/>
          <w:lang w:val="en-GB"/>
        </w:rPr>
      </w:pPr>
      <w:r w:rsidRPr="70BF0514" w:rsidR="70BF0514">
        <w:rPr>
          <w:noProof w:val="0"/>
          <w:lang w:val="en-GB"/>
        </w:rPr>
        <w:t>Trans_splicing</w:t>
      </w:r>
    </w:p>
    <w:p w:rsidR="00C83DD1" w:rsidP="70BF0514" w:rsidRDefault="00C83DD1" w14:paraId="445B795C" w14:textId="7FFDBD5A">
      <w:pPr>
        <w:pStyle w:val="ListParagraph"/>
        <w:numPr>
          <w:ilvl w:val="0"/>
          <w:numId w:val="13"/>
        </w:numPr>
        <w:rPr>
          <w:noProof w:val="0"/>
          <w:lang w:val="en-GB"/>
        </w:rPr>
      </w:pPr>
      <w:r w:rsidRPr="70BF0514" w:rsidR="70BF0514">
        <w:rPr>
          <w:noProof w:val="0"/>
          <w:lang w:val="en-GB"/>
        </w:rPr>
        <w:t>Circular_RNA</w:t>
      </w:r>
      <w:r w:rsidRPr="70BF0514" w:rsidR="70BF0514">
        <w:rPr>
          <w:noProof w:val="0"/>
          <w:lang w:val="en-GB"/>
        </w:rPr>
        <w:t xml:space="preserve"> features</w:t>
      </w:r>
    </w:p>
    <w:p w:rsidR="00C83DD1" w:rsidP="70BF0514" w:rsidRDefault="00C83DD1" w14:paraId="40869893" w14:textId="67C6D950">
      <w:pPr>
        <w:pStyle w:val="ListParagraph"/>
        <w:numPr>
          <w:ilvl w:val="0"/>
          <w:numId w:val="13"/>
        </w:numPr>
        <w:rPr>
          <w:noProof w:val="0"/>
          <w:lang w:val="en-GB"/>
        </w:rPr>
      </w:pPr>
      <w:commentRangeStart w:id="426068417"/>
      <w:r w:rsidRPr="70BF0514" w:rsidR="70BF0514">
        <w:rPr>
          <w:noProof w:val="0"/>
          <w:lang w:val="en-GB"/>
        </w:rPr>
        <w:t>Features spanning the origin</w:t>
      </w:r>
      <w:commentRangeEnd w:id="426068417"/>
      <w:r>
        <w:rPr>
          <w:rStyle w:val="CommentReference"/>
        </w:rPr>
        <w:commentReference w:id="426068417"/>
      </w:r>
    </w:p>
    <w:p w:rsidR="00C83DD1" w:rsidP="70BF0514" w:rsidRDefault="00C83DD1" w14:paraId="2358E37D" w14:textId="54BD4FCD">
      <w:pPr>
        <w:pStyle w:val="ListParagraph"/>
        <w:numPr>
          <w:ilvl w:val="0"/>
          <w:numId w:val="13"/>
        </w:numPr>
        <w:rPr>
          <w:noProof w:val="0"/>
          <w:lang w:val="en-GB"/>
        </w:rPr>
      </w:pPr>
      <w:r w:rsidRPr="70BF0514" w:rsidR="70BF0514">
        <w:rPr>
          <w:noProof w:val="0"/>
          <w:lang w:val="en-GB"/>
        </w:rPr>
        <w:t xml:space="preserve">Features using </w:t>
      </w:r>
      <w:commentRangeStart w:id="534796405"/>
      <w:r w:rsidRPr="70BF0514" w:rsidR="70BF0514">
        <w:rPr>
          <w:noProof w:val="0"/>
          <w:lang w:val="en-GB"/>
        </w:rPr>
        <w:t xml:space="preserve">order </w:t>
      </w:r>
      <w:commentRangeEnd w:id="534796405"/>
      <w:r>
        <w:rPr>
          <w:rStyle w:val="CommentReference"/>
        </w:rPr>
        <w:commentReference w:id="534796405"/>
      </w:r>
      <w:r w:rsidRPr="70BF0514" w:rsidR="70BF0514">
        <w:rPr>
          <w:noProof w:val="0"/>
          <w:lang w:val="en-GB"/>
        </w:rPr>
        <w:t>instead of join</w:t>
      </w:r>
    </w:p>
    <w:p w:rsidR="00C83DD1" w:rsidP="4E038879" w:rsidRDefault="00C83DD1" w14:paraId="41BE5C86" w14:textId="57101C6F">
      <w:pPr>
        <w:pStyle w:val="Normal"/>
        <w:rPr>
          <w:ins w:author="Terence Murphy" w:date="2026-06-02T16:57:40.958Z" w16du:dateUtc="2026-06-02T16:57:40.958Z" w:id="1611495182"/>
          <w:del w:author="Terence Murphy" w:date="2026-06-02T17:00:25.585Z" w16du:dateUtc="2026-06-02T17:00:25.585Z" w:id="1960666032"/>
          <w:noProof w:val="0"/>
          <w:lang w:val="en-GB"/>
        </w:rPr>
      </w:pPr>
      <w:ins w:author="Terence Murphy" w:date="2026-06-02T16:57:59.956Z" w16du:dateUtc="2026-06-02T16:57:59.956Z" w:id="2035356985">
        <w:r w:rsidRPr="4E038879" w:rsidR="4E038879">
          <w:rPr>
            <w:noProof w:val="0"/>
            <w:lang w:val="en-GB"/>
          </w:rPr>
          <w:t>To accommodate exceptions,</w:t>
        </w:r>
      </w:ins>
      <w:ins w:author="Terence Murphy" w:date="2026-06-02T16:58:58.556Z" w16du:dateUtc="2026-06-02T16:58:58.556Z" w:id="64270272">
        <w:r w:rsidRPr="4E038879" w:rsidR="4E038879">
          <w:rPr>
            <w:noProof w:val="0"/>
            <w:lang w:val="en-GB"/>
          </w:rPr>
          <w:t xml:space="preserve"> any multiple interval feature (i.e. the feature is represented by two or more rows</w:t>
        </w:r>
      </w:ins>
      <w:ins w:author="Terence Murphy" w:date="2026-06-02T16:59:53.584Z" w16du:dateUtc="2026-06-02T16:59:53.584Z" w:id="2017255070">
        <w:r w:rsidRPr="4E038879" w:rsidR="4E038879">
          <w:rPr>
            <w:noProof w:val="0"/>
            <w:lang w:val="en-GB"/>
          </w:rPr>
          <w:t xml:space="preserve"> with the same ID) where the intervals deviate from the expected order must include a part=# attribute, where the </w:t>
        </w:r>
      </w:ins>
      <w:ins w:author="Terence Murphy" w:date="2026-06-02T17:00:25.585Z" w16du:dateUtc="2026-06-02T17:00:25.585Z" w:id="1815749642">
        <w:r w:rsidRPr="4E038879" w:rsidR="4E038879">
          <w:rPr>
            <w:noProof w:val="0"/>
            <w:lang w:val="en-GB"/>
          </w:rPr>
          <w:t xml:space="preserve"># indicates the interval ordering necessary to </w:t>
        </w:r>
      </w:ins>
      <w:ins w:author="Terence Murphy" w:date="2026-06-02T17:01:12.52Z" w16du:dateUtc="2026-06-02T17:01:12.52Z" w:id="942913583">
        <w:r w:rsidRPr="4E038879" w:rsidR="4E038879">
          <w:rPr>
            <w:noProof w:val="0"/>
            <w:lang w:val="en-GB"/>
          </w:rPr>
          <w:t xml:space="preserve">properly interpret the </w:t>
        </w:r>
      </w:ins>
      <w:ins w:author="Terence Murphy" w:date="2026-06-02T17:00:25.585Z" w16du:dateUtc="2026-06-02T17:00:25.585Z" w:id="993190775">
        <w:r w:rsidRPr="4E038879" w:rsidR="4E038879">
          <w:rPr>
            <w:noProof w:val="0"/>
            <w:lang w:val="en-GB"/>
          </w:rPr>
          <w:t xml:space="preserve">feature. </w:t>
        </w:r>
      </w:ins>
    </w:p>
    <w:p w:rsidR="00C83DD1" w:rsidP="4E038879" w:rsidRDefault="00C83DD1" w14:paraId="29CE3047" w14:textId="66286D47">
      <w:pPr>
        <w:pStyle w:val="Normal"/>
        <w:ind w:left="1080" w:hanging="0"/>
        <w:rPr>
          <w:ins w:author="Terence Murphy" w:date="2026-06-02T16:47:37.165Z" w16du:dateUtc="2026-06-02T16:47:37.165Z" w:id="1218469171"/>
          <w:noProof w:val="0"/>
          <w:lang w:val="en-GB"/>
        </w:rPr>
        <w:pPrChange w:author="Terence Murphy" w:date="2026-06-02T16:57:45.524Z">
          <w:pPr>
            <w:pStyle w:val="Normal"/>
          </w:pPr>
        </w:pPrChange>
      </w:pPr>
    </w:p>
    <w:p w:rsidR="00C83DD1" w:rsidP="70BF0514" w:rsidRDefault="00C83DD1" w14:paraId="3234F122" w14:textId="05A29591">
      <w:pPr>
        <w:pStyle w:val="Heading3"/>
        <w:rPr>
          <w:noProof w:val="0"/>
          <w:lang w:val="en-GB"/>
        </w:rPr>
      </w:pPr>
      <w:bookmarkStart w:name="_Toc1488096976" w:id="838596625"/>
      <w:r w:rsidRPr="1ED3BE92" w:rsidR="1ED3BE92">
        <w:rPr>
          <w:noProof w:val="0"/>
          <w:lang w:val="en-GB"/>
        </w:rPr>
        <w:t>Remote locations and trans-splicing</w:t>
      </w:r>
      <w:bookmarkEnd w:id="838596625"/>
    </w:p>
    <w:p w:rsidR="40986D01" w:rsidP="40986D01" w:rsidRDefault="40986D01" w14:paraId="5915894C" w14:textId="426F0944">
      <w:pPr>
        <w:pStyle w:val="Normal"/>
        <w:rPr>
          <w:noProof w:val="0"/>
          <w:lang w:val="en-GB"/>
        </w:rPr>
      </w:pPr>
      <w:r w:rsidRPr="1ED3BE92" w:rsidR="1ED3BE92">
        <w:rPr>
          <w:noProof w:val="0"/>
          <w:lang w:val="en-GB"/>
        </w:rPr>
        <w:t xml:space="preserve">A multi-interval feature, or a set of related features connected through Parent attributes, </w:t>
      </w:r>
      <w:r w:rsidRPr="1ED3BE92" w:rsidR="1ED3BE92">
        <w:rPr>
          <w:b w:val="1"/>
          <w:bCs w:val="1"/>
          <w:noProof w:val="0"/>
          <w:lang w:val="en-GB"/>
          <w:rPrChange w:author="Terence Murphy" w:date="2026-06-02T18:59:57.499Z" w16du:dateUtc="2026-06-02T18:59:57.499Z" w:id="2022984074">
            <w:rPr>
              <w:noProof w:val="0"/>
              <w:lang w:val="en-GB"/>
            </w:rPr>
          </w:rPrChange>
        </w:rPr>
        <w:t>must</w:t>
      </w:r>
      <w:r w:rsidRPr="1ED3BE92" w:rsidR="1ED3BE92">
        <w:rPr>
          <w:noProof w:val="0"/>
          <w:lang w:val="en-GB"/>
        </w:rPr>
        <w:t xml:space="preserve"> all be annotated on the same </w:t>
      </w:r>
      <w:r w:rsidRPr="1ED3BE92" w:rsidR="1ED3BE92">
        <w:rPr>
          <w:noProof w:val="0"/>
          <w:lang w:val="en-GB"/>
        </w:rPr>
        <w:t>seqid</w:t>
      </w:r>
      <w:r w:rsidRPr="1ED3BE92" w:rsidR="1ED3BE92">
        <w:rPr>
          <w:noProof w:val="0"/>
          <w:lang w:val="en-GB"/>
        </w:rPr>
        <w:t xml:space="preserve"> (column 1) and strand (column 7). The only allowed exception is for features with a </w:t>
      </w:r>
      <w:r w:rsidRPr="1ED3BE92" w:rsidR="1ED3BE92">
        <w:rPr>
          <w:noProof w:val="0"/>
          <w:lang w:val="en-GB"/>
        </w:rPr>
        <w:t>trans_splicing</w:t>
      </w:r>
      <w:r w:rsidRPr="1ED3BE92" w:rsidR="1ED3BE92">
        <w:rPr>
          <w:noProof w:val="0"/>
          <w:lang w:val="en-GB"/>
        </w:rPr>
        <w:t xml:space="preserve"> attribute </w:t>
      </w:r>
      <w:r w:rsidRPr="1ED3BE92" w:rsidR="1ED3BE92">
        <w:rPr>
          <w:noProof w:val="0"/>
          <w:lang w:val="en-GB"/>
        </w:rPr>
        <w:t>indicated</w:t>
      </w:r>
      <w:r w:rsidRPr="1ED3BE92" w:rsidR="1ED3BE92">
        <w:rPr>
          <w:noProof w:val="0"/>
          <w:lang w:val="en-GB"/>
        </w:rPr>
        <w:t xml:space="preserve"> in column 9, where biological products from different sequences and/or strands are processed after </w:t>
      </w:r>
      <w:r w:rsidRPr="1ED3BE92" w:rsidR="1ED3BE92">
        <w:rPr>
          <w:noProof w:val="0"/>
          <w:lang w:val="en-GB"/>
        </w:rPr>
        <w:t>initial</w:t>
      </w:r>
      <w:r w:rsidRPr="1ED3BE92" w:rsidR="1ED3BE92">
        <w:rPr>
          <w:noProof w:val="0"/>
          <w:lang w:val="en-GB"/>
        </w:rPr>
        <w:t xml:space="preserve"> transcription to create a single molecule. For genome annotations, the multiple intervals are expected to be in a single GFF3 annotation file.</w:t>
      </w:r>
    </w:p>
    <w:p w:rsidR="1ED3BE92" w:rsidP="1ED3BE92" w:rsidRDefault="1ED3BE92" w14:paraId="1EE3A30B" w14:textId="3F1986F8">
      <w:pPr>
        <w:pStyle w:val="Normal"/>
        <w:rPr>
          <w:rFonts w:ascii="Consolas" w:hAnsi="Consolas" w:eastAsia="Consolas" w:cs="Consolas"/>
          <w:noProof w:val="0"/>
          <w:color w:val="000000" w:themeColor="text1" w:themeTint="FF" w:themeShade="FF"/>
          <w:sz w:val="22"/>
          <w:szCs w:val="22"/>
          <w:lang w:val="en-GB"/>
        </w:rPr>
      </w:pPr>
    </w:p>
    <w:p w:rsidR="1ED3BE92" w:rsidP="1ED3BE92" w:rsidRDefault="1ED3BE92" w14:paraId="581B11D1" w14:textId="148A86E4">
      <w:pPr>
        <w:pStyle w:val="Normal"/>
        <w:rPr>
          <w:rFonts w:ascii="Consolas" w:hAnsi="Consolas" w:eastAsia="Consolas" w:cs="Consolas"/>
          <w:noProof w:val="0"/>
          <w:color w:val="000000" w:themeColor="text1" w:themeTint="FF" w:themeShade="FF"/>
          <w:sz w:val="22"/>
          <w:szCs w:val="22"/>
          <w:lang w:val="en-GB"/>
        </w:rPr>
      </w:pPr>
      <w:r w:rsidRPr="1ED3BE92" w:rsidR="1ED3BE92">
        <w:rPr>
          <w:noProof w:val="0"/>
          <w:lang w:val="en-GB"/>
        </w:rPr>
        <w:t xml:space="preserve">The way to annotate this is with two attributes: </w:t>
      </w:r>
      <w:r w:rsidRPr="1ED3BE92" w:rsidR="1ED3BE92">
        <w:rPr>
          <w:rFonts w:ascii="Courier New" w:hAnsi="Courier New" w:eastAsia="Courier New" w:cs="Courier New"/>
          <w:noProof w:val="0"/>
          <w:color w:val="000000" w:themeColor="text1" w:themeTint="FF" w:themeShade="FF"/>
          <w:sz w:val="22"/>
          <w:szCs w:val="22"/>
          <w:lang w:val="en-GB"/>
        </w:rPr>
        <w:t>exception=</w:t>
      </w:r>
      <w:r w:rsidRPr="1ED3BE92" w:rsidR="1ED3BE92">
        <w:rPr>
          <w:rFonts w:ascii="Courier New" w:hAnsi="Courier New" w:eastAsia="Courier New" w:cs="Courier New"/>
          <w:noProof w:val="0"/>
          <w:color w:val="000000" w:themeColor="text1" w:themeTint="FF" w:themeShade="FF"/>
          <w:sz w:val="22"/>
          <w:szCs w:val="22"/>
          <w:lang w:val="en-GB"/>
        </w:rPr>
        <w:t>trans_splicing</w:t>
      </w:r>
      <w:r w:rsidRPr="1ED3BE92" w:rsidR="1ED3BE92">
        <w:rPr>
          <w:rFonts w:ascii="Courier New" w:hAnsi="Courier New" w:eastAsia="Courier New" w:cs="Courier New"/>
          <w:noProof w:val="0"/>
          <w:lang w:val="en-GB"/>
        </w:rPr>
        <w:t xml:space="preserve"> </w:t>
      </w:r>
      <w:r w:rsidRPr="1ED3BE92" w:rsidR="1ED3BE92">
        <w:rPr>
          <w:noProof w:val="0"/>
          <w:lang w:val="en-GB"/>
        </w:rPr>
        <w:t xml:space="preserve"> and </w:t>
      </w:r>
      <w:r w:rsidRPr="1ED3BE92" w:rsidR="1ED3BE92">
        <w:rPr>
          <w:rFonts w:ascii="Courier New" w:hAnsi="Courier New" w:eastAsia="Courier New" w:cs="Courier New"/>
          <w:noProof w:val="0"/>
          <w:sz w:val="22"/>
          <w:szCs w:val="22"/>
          <w:lang w:val="en-GB"/>
        </w:rPr>
        <w:t>location=</w:t>
      </w:r>
      <w:r w:rsidRPr="1ED3BE92" w:rsidR="1ED3BE92">
        <w:rPr>
          <w:rFonts w:ascii="Courier New" w:hAnsi="Courier New" w:eastAsia="Courier New" w:cs="Courier New"/>
          <w:noProof w:val="0"/>
          <w:sz w:val="22"/>
          <w:szCs w:val="22"/>
          <w:lang w:val="en-GB"/>
        </w:rPr>
        <w:t>join(</w:t>
      </w:r>
      <w:r w:rsidRPr="1ED3BE92" w:rsidR="1ED3BE92">
        <w:rPr>
          <w:rFonts w:ascii="Courier New" w:hAnsi="Courier New" w:eastAsia="Courier New" w:cs="Courier New"/>
          <w:i w:val="1"/>
          <w:iCs w:val="1"/>
          <w:noProof w:val="0"/>
          <w:sz w:val="22"/>
          <w:szCs w:val="22"/>
          <w:lang w:val="en-GB"/>
        </w:rPr>
        <w:t>INSDC style coordinate pairs</w:t>
      </w:r>
      <w:r w:rsidRPr="1ED3BE92" w:rsidR="1ED3BE92">
        <w:rPr>
          <w:rFonts w:ascii="Courier New" w:hAnsi="Courier New" w:eastAsia="Courier New" w:cs="Courier New"/>
          <w:noProof w:val="0"/>
          <w:sz w:val="22"/>
          <w:szCs w:val="22"/>
          <w:lang w:val="en-GB"/>
        </w:rPr>
        <w:t>)</w:t>
      </w:r>
      <w:r w:rsidRPr="1ED3BE92" w:rsidR="1ED3BE92">
        <w:rPr>
          <w:noProof w:val="0"/>
          <w:sz w:val="22"/>
          <w:szCs w:val="22"/>
          <w:lang w:val="en-GB"/>
        </w:rPr>
        <w:t>.</w:t>
      </w:r>
      <w:r w:rsidRPr="1ED3BE92" w:rsidR="1ED3BE92">
        <w:rPr>
          <w:noProof w:val="0"/>
          <w:lang w:val="en-GB"/>
        </w:rPr>
        <w:t xml:space="preserve">  For example:</w:t>
      </w:r>
    </w:p>
    <w:p w:rsidR="1ED3BE92" w:rsidP="1ED3BE92" w:rsidRDefault="1ED3BE92" w14:paraId="1D0392D4" w14:textId="20CF8CF8">
      <w:pPr>
        <w:pStyle w:val="Normal"/>
      </w:pPr>
      <w:r w:rsidRPr="1ED3BE92" w:rsidR="1ED3BE92">
        <w:rPr>
          <w:rFonts w:ascii="Consolas" w:hAnsi="Consolas" w:eastAsia="Consolas" w:cs="Consolas"/>
          <w:noProof w:val="0"/>
          <w:color w:val="000000" w:themeColor="text1" w:themeTint="FF" w:themeShade="FF"/>
          <w:sz w:val="22"/>
          <w:szCs w:val="22"/>
          <w:lang w:val="en-GB"/>
        </w:rPr>
        <w:t>PV366313.1</w:t>
      </w:r>
      <w:r>
        <w:tab/>
      </w:r>
      <w:r w:rsidRPr="1ED3BE92" w:rsidR="1ED3BE92">
        <w:rPr>
          <w:rFonts w:ascii="Consolas" w:hAnsi="Consolas" w:eastAsia="Consolas" w:cs="Consolas"/>
          <w:noProof w:val="0"/>
          <w:color w:val="000000" w:themeColor="text1" w:themeTint="FF" w:themeShade="FF"/>
          <w:sz w:val="22"/>
          <w:szCs w:val="22"/>
          <w:lang w:val="en-GB"/>
        </w:rPr>
        <w:t>.</w:t>
      </w:r>
      <w:r>
        <w:tab/>
      </w:r>
      <w:r w:rsidRPr="1ED3BE92" w:rsidR="1ED3BE92">
        <w:rPr>
          <w:rFonts w:ascii="Consolas" w:hAnsi="Consolas" w:eastAsia="Consolas" w:cs="Consolas"/>
          <w:noProof w:val="0"/>
          <w:color w:val="000000" w:themeColor="text1" w:themeTint="FF" w:themeShade="FF"/>
          <w:sz w:val="22"/>
          <w:szCs w:val="22"/>
          <w:lang w:val="en-GB"/>
        </w:rPr>
        <w:t>gene</w:t>
      </w:r>
      <w:r>
        <w:tab/>
      </w:r>
      <w:r w:rsidRPr="1ED3BE92" w:rsidR="1ED3BE92">
        <w:rPr>
          <w:rFonts w:ascii="Consolas" w:hAnsi="Consolas" w:eastAsia="Consolas" w:cs="Consolas"/>
          <w:noProof w:val="0"/>
          <w:color w:val="000000" w:themeColor="text1" w:themeTint="FF" w:themeShade="FF"/>
          <w:sz w:val="22"/>
          <w:szCs w:val="22"/>
          <w:lang w:val="en-GB"/>
        </w:rPr>
        <w:t>193044</w:t>
      </w:r>
      <w:r>
        <w:tab/>
      </w:r>
      <w:r w:rsidRPr="1ED3BE92" w:rsidR="1ED3BE92">
        <w:rPr>
          <w:rFonts w:ascii="Consolas" w:hAnsi="Consolas" w:eastAsia="Consolas" w:cs="Consolas"/>
          <w:noProof w:val="0"/>
          <w:color w:val="000000" w:themeColor="text1" w:themeTint="FF" w:themeShade="FF"/>
          <w:sz w:val="22"/>
          <w:szCs w:val="22"/>
          <w:lang w:val="en-GB"/>
        </w:rPr>
        <w:t>193429</w:t>
      </w:r>
      <w:r>
        <w:tab/>
      </w:r>
      <w:r w:rsidRPr="1ED3BE92" w:rsidR="1ED3BE92">
        <w:rPr>
          <w:rFonts w:ascii="Consolas" w:hAnsi="Consolas" w:eastAsia="Consolas" w:cs="Consolas"/>
          <w:noProof w:val="0"/>
          <w:color w:val="000000" w:themeColor="text1" w:themeTint="FF" w:themeShade="FF"/>
          <w:sz w:val="22"/>
          <w:szCs w:val="22"/>
          <w:lang w:val="en-GB"/>
        </w:rPr>
        <w:t>.</w:t>
      </w:r>
      <w:r>
        <w:tab/>
      </w:r>
      <w:r w:rsidRPr="1ED3BE92" w:rsidR="1ED3BE92">
        <w:rPr>
          <w:rFonts w:ascii="Consolas" w:hAnsi="Consolas" w:eastAsia="Consolas" w:cs="Consolas"/>
          <w:noProof w:val="0"/>
          <w:color w:val="000000" w:themeColor="text1" w:themeTint="FF" w:themeShade="FF"/>
          <w:sz w:val="22"/>
          <w:szCs w:val="22"/>
          <w:lang w:val="en-GB"/>
        </w:rPr>
        <w:t>-</w:t>
      </w:r>
      <w:r>
        <w:tab/>
      </w:r>
      <w:r w:rsidRPr="1ED3BE92" w:rsidR="1ED3BE92">
        <w:rPr>
          <w:rFonts w:ascii="Consolas" w:hAnsi="Consolas" w:eastAsia="Consolas" w:cs="Consolas"/>
          <w:noProof w:val="0"/>
          <w:color w:val="000000" w:themeColor="text1" w:themeTint="FF" w:themeShade="FF"/>
          <w:sz w:val="22"/>
          <w:szCs w:val="22"/>
          <w:lang w:val="en-GB"/>
        </w:rPr>
        <w:t>.</w:t>
      </w:r>
      <w:r>
        <w:tab/>
      </w:r>
      <w:r w:rsidRPr="1ED3BE92" w:rsidR="1ED3BE92">
        <w:rPr>
          <w:rFonts w:ascii="Consolas" w:hAnsi="Consolas" w:eastAsia="Consolas" w:cs="Consolas"/>
          <w:noProof w:val="0"/>
          <w:color w:val="000000" w:themeColor="text1" w:themeTint="FF" w:themeShade="FF"/>
          <w:sz w:val="22"/>
          <w:szCs w:val="22"/>
          <w:lang w:val="en-GB"/>
        </w:rPr>
        <w:t>ID=gene1;gene=ND1;exception=trans_splicing;location= join(complement(193044..193429)%2Ccomplement(102210..103906)%2CPV366312.1:113996..114054%2CPV366312.1:198446..198704)</w:t>
      </w:r>
    </w:p>
    <w:p w:rsidR="1ED3BE92" w:rsidP="1ED3BE92" w:rsidRDefault="1ED3BE92" w14:paraId="1477A59F" w14:textId="1E6A26A3">
      <w:pPr>
        <w:pStyle w:val="Normal"/>
        <w:rPr>
          <w:rFonts w:ascii="Consolas" w:hAnsi="Consolas" w:eastAsia="Consolas" w:cs="Consolas"/>
          <w:noProof w:val="0"/>
          <w:color w:val="000000" w:themeColor="text1" w:themeTint="FF" w:themeShade="FF"/>
          <w:sz w:val="22"/>
          <w:szCs w:val="22"/>
          <w:lang w:val="en-GB"/>
        </w:rPr>
      </w:pPr>
      <w:r w:rsidRPr="1ED3BE92" w:rsidR="1ED3BE92">
        <w:rPr>
          <w:noProof w:val="0"/>
          <w:lang w:val="en-GB"/>
        </w:rPr>
        <w:t>I</w:t>
      </w:r>
      <w:r w:rsidRPr="1ED3BE92" w:rsidR="1ED3BE92">
        <w:rPr>
          <w:rFonts w:ascii="Arial" w:hAnsi="Arial" w:eastAsia="Arial" w:cs="Arial"/>
          <w:noProof w:val="0"/>
          <w:sz w:val="27"/>
          <w:szCs w:val="27"/>
          <w:lang w:val="en-GB"/>
        </w:rPr>
        <w:t>n a future INSDC GFF3 version</w:t>
      </w:r>
      <w:r w:rsidRPr="1ED3BE92" w:rsidR="1ED3BE92">
        <w:rPr>
          <w:noProof w:val="0"/>
          <w:lang w:val="en-GB"/>
        </w:rPr>
        <w:t xml:space="preserve"> this may be made more GFF3 “elegant”, if there is a wider community consensus. As other explored solutions would break many existing </w:t>
      </w:r>
      <w:r w:rsidRPr="1ED3BE92" w:rsidR="1ED3BE92">
        <w:rPr>
          <w:noProof w:val="0"/>
          <w:lang w:val="en-GB"/>
        </w:rPr>
        <w:t>parsers</w:t>
      </w:r>
      <w:r w:rsidRPr="1ED3BE92" w:rsidR="1ED3BE92">
        <w:rPr>
          <w:noProof w:val="0"/>
          <w:lang w:val="en-GB"/>
        </w:rPr>
        <w:t>.</w:t>
      </w:r>
    </w:p>
    <w:p w:rsidR="1ED3BE92" w:rsidP="1ED3BE92" w:rsidRDefault="1ED3BE92" w14:paraId="4D2BB2C8" w14:textId="280FAE5A">
      <w:pPr>
        <w:pStyle w:val="Normal"/>
        <w:rPr>
          <w:b w:val="1"/>
          <w:bCs w:val="1"/>
          <w:noProof w:val="0"/>
          <w:lang w:val="en-GB"/>
          <w:rPrChange w:author="Terence Murphy" w:date="2026-06-02T19:13:20.516Z" w:id="491395020">
            <w:rPr>
              <w:noProof w:val="0"/>
              <w:lang w:val="en-GB"/>
            </w:rPr>
          </w:rPrChange>
        </w:rPr>
      </w:pPr>
    </w:p>
    <w:p w:rsidR="00C83DD1" w:rsidP="4E038879" w:rsidRDefault="00C83DD1" w14:paraId="74C7BA40" w14:textId="5ED1CD90">
      <w:pPr>
        <w:pStyle w:val="Normal"/>
        <w:rPr>
          <w:del w:author="Terence Murphy" w:date="2026-06-02T19:11:38.965Z" w16du:dateUtc="2026-06-02T19:11:38.965Z" w:id="723383572"/>
        </w:rPr>
      </w:pPr>
      <w:del w:author="Terence Murphy" w:date="2026-06-02T19:11:38.967Z" w16du:dateUtc="2026-06-02T19:11:38.967Z" w:id="1788476274">
        <w:r w:rsidRPr="40986D01" w:rsidDel="40986D01">
          <w:rPr>
            <w:noProof w:val="0"/>
            <w:lang w:val="en-GB"/>
          </w:rPr>
          <w:delText xml:space="preserve">Remote locations in sequences other than the specific </w:delText>
        </w:r>
        <w:r w:rsidRPr="40986D01" w:rsidDel="40986D01">
          <w:rPr>
            <w:noProof w:val="0"/>
            <w:lang w:val="en-GB"/>
          </w:rPr>
          <w:delText>seqid</w:delText>
        </w:r>
        <w:r w:rsidRPr="40986D01" w:rsidDel="40986D01">
          <w:rPr>
            <w:noProof w:val="0"/>
            <w:lang w:val="en-GB"/>
          </w:rPr>
          <w:delText xml:space="preserve"> are n</w:delText>
        </w:r>
        <w:r w:rsidDel="40986D01">
          <w:delText>ot allowed either in the SO GFF3 or the INSDC extension, with the sole exception of t</w:delText>
        </w:r>
      </w:del>
      <w:commentRangeStart w:id="1166197571"/>
      <w:commentRangeStart w:id="400710109"/>
      <w:del w:author="Terence Murphy" w:date="2026-06-02T19:11:38.967Z" w16du:dateUtc="2026-06-02T19:11:38.967Z" w:id="1245193919">
        <w:r w:rsidDel="40986D01">
          <w:delText>rans-splicing.</w:delText>
        </w:r>
      </w:del>
      <w:commentRangeEnd w:id="1166197571"/>
      <w:r>
        <w:rPr>
          <w:rStyle w:val="CommentReference"/>
        </w:rPr>
        <w:commentReference w:id="1166197571"/>
      </w:r>
      <w:commentRangeEnd w:id="400710109"/>
      <w:r>
        <w:rPr>
          <w:rStyle w:val="CommentReference"/>
        </w:rPr>
        <w:commentReference w:id="400710109"/>
      </w:r>
    </w:p>
    <w:p w:rsidR="00C83DD1" w:rsidP="4E038879" w:rsidRDefault="00C83DD1" w14:paraId="38FE47C3" w14:textId="1D64893D">
      <w:pPr>
        <w:ind w:left="1080" w:hanging="0"/>
      </w:pPr>
    </w:p>
    <w:p w:rsidR="00C83DD1" w:rsidP="4E038879" w:rsidRDefault="00C83DD1" w14:paraId="7CA32C3D" w14:textId="667ADA33">
      <w:pPr>
        <w:pStyle w:val="Heading3"/>
      </w:pPr>
      <w:bookmarkStart w:name="_Toc825184390" w:id="1992148705"/>
      <w:r w:rsidR="1ED3BE92">
        <w:rPr/>
        <w:t>Other</w:t>
      </w:r>
      <w:r w:rsidR="1ED3BE92">
        <w:rPr/>
        <w:t xml:space="preserve"> column 9 attributes</w:t>
      </w:r>
      <w:bookmarkEnd w:id="1992148705"/>
    </w:p>
    <w:p w:rsidR="00C83DD1" w:rsidP="4E038879" w:rsidRDefault="00C83DD1" w14:paraId="7AA80EBC" w14:textId="7C90642F">
      <w:pPr>
        <w:pStyle w:val="ListParagraph"/>
        <w:ind w:left="1440"/>
        <w:rPr>
          <w:noProof w:val="0"/>
          <w:color w:val="000000" w:themeColor="text1" w:themeTint="FF" w:themeShade="FF"/>
          <w:lang w:val="en-GB"/>
        </w:rPr>
      </w:pPr>
      <w:commentRangeStart w:id="1116683593"/>
      <w:r w:rsidRPr="6CEAF04A" w:rsidR="6CEAF04A">
        <w:rPr>
          <w:noProof w:val="0"/>
          <w:color w:val="000000" w:themeColor="text1" w:themeTint="FF" w:themeShade="FF"/>
          <w:lang w:val="en-GB"/>
        </w:rPr>
        <w:t xml:space="preserve">Attributes in col 9, not defined by either GFF3 or this specification may be included in submission. However, INSDC processing systems may </w:t>
      </w:r>
      <w:r w:rsidRPr="6CEAF04A" w:rsidR="6CEAF04A">
        <w:rPr>
          <w:b w:val="1"/>
          <w:bCs w:val="1"/>
          <w:noProof w:val="0"/>
          <w:color w:val="000000" w:themeColor="text1" w:themeTint="FF" w:themeShade="FF"/>
          <w:lang w:val="en-GB"/>
        </w:rPr>
        <w:t>ignore and discard unrecognised attributes</w:t>
      </w:r>
      <w:r w:rsidRPr="6CEAF04A" w:rsidR="6CEAF04A">
        <w:rPr>
          <w:noProof w:val="0"/>
          <w:color w:val="000000" w:themeColor="text1" w:themeTint="FF" w:themeShade="FF"/>
          <w:lang w:val="en-GB"/>
        </w:rPr>
        <w:t>.</w:t>
      </w:r>
      <w:commentRangeEnd w:id="1116683593"/>
      <w:r>
        <w:rPr>
          <w:rStyle w:val="CommentReference"/>
        </w:rPr>
        <w:commentReference w:id="1116683593"/>
      </w:r>
    </w:p>
    <w:p w:rsidR="00C83DD1" w:rsidP="40986D01" w:rsidRDefault="00C83DD1" w14:paraId="1CF8C3E2" w14:textId="6E6FA656">
      <w:pPr>
        <w:pStyle w:val="Heading1"/>
        <w:suppressLineNumbers w:val="0"/>
        <w:bidi w:val="0"/>
        <w:spacing w:before="240" w:beforeAutospacing="off" w:after="0" w:afterAutospacing="off" w:line="276" w:lineRule="auto"/>
        <w:ind w:left="1440" w:right="0" w:hanging="360"/>
        <w:jc w:val="left"/>
      </w:pPr>
    </w:p>
    <w:p w:rsidR="1ED3BE92" w:rsidP="1ED3BE92" w:rsidRDefault="1ED3BE92" w14:paraId="2881A3FA" w14:textId="28952D4C">
      <w:pPr>
        <w:pStyle w:val="Heading3"/>
        <w:bidi w:val="0"/>
      </w:pPr>
      <w:r w:rsidR="1ED3BE92">
        <w:rPr/>
        <w:t>Partials</w:t>
      </w:r>
    </w:p>
    <w:p w:rsidR="1ED3BE92" w:rsidP="1ED3BE92" w:rsidRDefault="1ED3BE92" w14:paraId="1F7973E7" w14:textId="27772BA5">
      <w:pPr>
        <w:pStyle w:val="Normal"/>
        <w:suppressLineNumbers w:val="0"/>
        <w:bidi w:val="0"/>
        <w:spacing w:before="240" w:beforeAutospacing="off" w:after="240" w:afterAutospacing="off"/>
        <w:jc w:val="left"/>
      </w:pPr>
      <w:r w:rsidRPr="1ED3BE92" w:rsidR="1ED3BE92">
        <w:rPr>
          <w:rFonts w:ascii="Arial" w:hAnsi="Arial" w:eastAsia="Arial" w:cs="Arial"/>
          <w:noProof w:val="0"/>
          <w:color w:val="222222"/>
          <w:sz w:val="24"/>
          <w:szCs w:val="24"/>
          <w:lang w:val="en-GB"/>
        </w:rPr>
        <w:t xml:space="preserve">NCBI: </w:t>
      </w:r>
      <w:r w:rsidRPr="1ED3BE92" w:rsidR="1ED3BE92">
        <w:rPr>
          <w:rFonts w:ascii="Arial" w:hAnsi="Arial" w:eastAsia="Arial" w:cs="Arial"/>
          <w:b w:val="1"/>
          <w:bCs w:val="1"/>
          <w:noProof w:val="0"/>
          <w:color w:val="222222"/>
          <w:sz w:val="24"/>
          <w:szCs w:val="24"/>
          <w:lang w:val="en-GB"/>
        </w:rPr>
        <w:t>partial</w:t>
      </w:r>
      <w:r w:rsidRPr="1ED3BE92" w:rsidR="1ED3BE92">
        <w:rPr>
          <w:rFonts w:ascii="Arial" w:hAnsi="Arial" w:eastAsia="Arial" w:cs="Arial"/>
          <w:noProof w:val="0"/>
          <w:color w:val="222222"/>
          <w:sz w:val="24"/>
          <w:szCs w:val="24"/>
          <w:lang w:val="en-GB"/>
        </w:rPr>
        <w:t xml:space="preserve"> Indicates that the feature is considered to be partial, either internally or at one or both ends. The start_range and end_range attributes indicate which end of an interval is partial. The partial attribute always appears with the value ‘true’ (i.e. partial=true).  </w:t>
      </w:r>
      <w:r w:rsidRPr="1ED3BE92" w:rsidR="1ED3BE92">
        <w:rPr>
          <w:rFonts w:ascii="Arial" w:hAnsi="Arial" w:eastAsia="Arial" w:cs="Arial"/>
          <w:b w:val="1"/>
          <w:bCs w:val="1"/>
          <w:noProof w:val="0"/>
          <w:color w:val="222222"/>
          <w:sz w:val="24"/>
          <w:szCs w:val="24"/>
          <w:lang w:val="en-GB"/>
        </w:rPr>
        <w:t>start_range + end_range</w:t>
      </w:r>
    </w:p>
    <w:p w:rsidR="1ED3BE92" w:rsidP="1ED3BE92" w:rsidRDefault="1ED3BE92" w14:paraId="4E3F5493" w14:textId="6E88CEAF">
      <w:pPr>
        <w:bidi w:val="0"/>
        <w:spacing w:before="240" w:beforeAutospacing="off" w:after="240" w:afterAutospacing="off"/>
        <w:jc w:val="left"/>
      </w:pPr>
      <w:r w:rsidRPr="1ED3BE92" w:rsidR="1ED3BE92">
        <w:rPr>
          <w:rFonts w:ascii="Arial" w:hAnsi="Arial" w:eastAsia="Arial" w:cs="Arial"/>
          <w:noProof w:val="0"/>
          <w:color w:val="222222"/>
          <w:sz w:val="24"/>
          <w:szCs w:val="24"/>
          <w:lang w:val="en-GB"/>
        </w:rPr>
        <w:t>Attributes adapted from GVF to indicate partial feature boundaries. The value is two integers (or a ‘.’ for an unknown value) separated by a comma, where the two values indicate the range of ambiguity for that boundary. The start_range attribute applies to column 4, and end_range applies to column 5.</w:t>
      </w:r>
    </w:p>
    <w:p w:rsidR="1ED3BE92" w:rsidP="1ED3BE92" w:rsidRDefault="1ED3BE92" w14:paraId="2248073B" w14:textId="7F12DBE9">
      <w:pPr>
        <w:pStyle w:val="Normal"/>
        <w:suppressLineNumbers w:val="0"/>
        <w:bidi w:val="0"/>
        <w:spacing w:before="0" w:beforeAutospacing="off" w:after="0" w:afterAutospacing="off" w:line="276" w:lineRule="auto"/>
        <w:ind w:left="1440" w:right="0" w:hanging="360"/>
        <w:jc w:val="left"/>
        <w:rPr>
          <w:rFonts w:ascii="Arial" w:hAnsi="Arial" w:eastAsia="Arial" w:cs="Arial"/>
          <w:noProof w:val="0"/>
          <w:color w:val="222222"/>
          <w:sz w:val="24"/>
          <w:szCs w:val="24"/>
          <w:lang w:val="en-GB"/>
        </w:rPr>
      </w:pPr>
    </w:p>
    <w:p w:rsidR="48FA4864" w:rsidP="40986D01" w:rsidRDefault="48FA4864" w14:paraId="009C56E1" w14:textId="6C84A225">
      <w:pPr>
        <w:pStyle w:val="Heading1"/>
        <w:suppressLineNumbers w:val="0"/>
        <w:bidi w:val="0"/>
        <w:spacing w:before="240" w:beforeAutospacing="off" w:after="0" w:afterAutospacing="off" w:line="276" w:lineRule="auto"/>
        <w:ind w:left="1440" w:right="0" w:hanging="360"/>
        <w:jc w:val="left"/>
      </w:pPr>
      <w:bookmarkStart w:name="_Toc64802830" w:id="2067501181"/>
      <w:r w:rsidR="1ED3BE92">
        <w:rPr/>
        <w:t>Examples</w:t>
      </w:r>
      <w:bookmarkEnd w:id="2067501181"/>
    </w:p>
    <w:p w:rsidR="40986D01" w:rsidP="40986D01" w:rsidRDefault="40986D01" w14:paraId="66074943" w14:textId="6BD39F8B">
      <w:pPr>
        <w:pStyle w:val="Heading3"/>
        <w:suppressLineNumbers w:val="0"/>
        <w:bidi w:val="0"/>
        <w:spacing w:before="160" w:beforeAutospacing="off" w:after="120" w:afterAutospacing="off" w:line="276" w:lineRule="auto"/>
        <w:ind w:left="1440" w:right="0" w:hanging="360"/>
        <w:jc w:val="left"/>
      </w:pPr>
      <w:bookmarkStart w:name="_Toc1746327264" w:id="706984156"/>
      <w:r w:rsidR="6996D4D0">
        <w:rPr/>
        <w:t>Canonical gene example.</w:t>
      </w:r>
      <w:bookmarkEnd w:id="706984156"/>
      <w:r w:rsidR="6996D4D0">
        <w:rPr/>
        <w:t xml:space="preserve"> </w:t>
      </w:r>
    </w:p>
    <w:p w:rsidR="40986D01" w:rsidP="6996D4D0" w:rsidRDefault="40986D01" w14:paraId="54F59E2F" w14:textId="0A3AE4C9">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##gff-version 3.1.26</w:t>
      </w:r>
    </w:p>
    <w:p w:rsidR="40986D01" w:rsidP="6996D4D0" w:rsidRDefault="40986D01" w14:paraId="086BC76D" w14:textId="41DADCDE">
      <w:pPr>
        <w:bidi w:val="0"/>
        <w:spacing w:before="0" w:beforeAutospacing="off" w:after="0" w:afterAutospacing="off"/>
        <w:ind w:left="360"/>
        <w:rPr>
          <w:rFonts w:ascii="Courier New" w:hAnsi="Courier New" w:eastAsia="Courier New" w:cs="Courier New"/>
          <w:sz w:val="12"/>
          <w:szCs w:val="12"/>
        </w:rPr>
      </w:pPr>
      <w:r w:rsidRPr="6996D4D0" w:rsidR="6996D4D0">
        <w:rPr>
          <w:rFonts w:ascii="Courier New" w:hAnsi="Courier New" w:eastAsia="Courier New" w:cs="Courier New"/>
          <w:i w:val="0"/>
          <w:iCs w:val="0"/>
          <w:noProof w:val="0"/>
          <w:color w:val="000000" w:themeColor="text1" w:themeTint="FF" w:themeShade="FF"/>
          <w:sz w:val="12"/>
          <w:szCs w:val="12"/>
          <w:lang w:val="en-GB"/>
        </w:rPr>
        <w:t xml:space="preserve">##species </w:t>
      </w:r>
      <w:hyperlink r:id="R045345e6ddda4b1f">
        <w:r w:rsidRPr="6996D4D0" w:rsidR="6996D4D0">
          <w:rPr>
            <w:rStyle w:val="Hyperlink"/>
            <w:rFonts w:ascii="Courier New" w:hAnsi="Courier New" w:eastAsia="Courier New" w:cs="Courier New"/>
            <w:i w:val="0"/>
            <w:iCs w:val="0"/>
            <w:noProof w:val="0"/>
            <w:sz w:val="12"/>
            <w:szCs w:val="12"/>
            <w:lang w:val="en-GB"/>
          </w:rPr>
          <w:t>https://www.ncbi.nlm.nih.gov/Taxonomy/Browser/wwwtax.cgi?id=9823</w:t>
        </w:r>
      </w:hyperlink>
    </w:p>
    <w:p w:rsidR="40986D01" w:rsidP="6996D4D0" w:rsidRDefault="40986D01" w14:paraId="178A4469" w14:textId="730D5B74">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##sequence-region EU418591.1 1 5214</w:t>
      </w:r>
    </w:p>
    <w:p w:rsidR="40986D01" w:rsidP="6996D4D0" w:rsidRDefault="40986D01" w14:paraId="0A879693" w14:textId="5DCCA579">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EU418591.1</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gene</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456</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5212</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ID=gene_FABP5;gene=FABP5;</w:t>
      </w:r>
    </w:p>
    <w:p w:rsidR="40986D01" w:rsidP="6996D4D0" w:rsidRDefault="40986D01" w14:paraId="028464FE" w14:textId="40DA9011">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EU418591.1</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mRNA</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456</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616</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ID=mRNA_FABP5;Parent=gene_FABP5;</w:t>
      </w:r>
    </w:p>
    <w:p w:rsidR="40986D01" w:rsidP="6996D4D0" w:rsidRDefault="40986D01" w14:paraId="208FF989" w14:textId="6853FC46">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EU418591.1</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mRNA</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3103</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3275</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ID=mRNA_FABP5;Parent=gene_FABP5;</w:t>
      </w:r>
    </w:p>
    <w:p w:rsidR="40986D01" w:rsidP="6996D4D0" w:rsidRDefault="40986D01" w14:paraId="1B5E2C55" w14:textId="07049599">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EU418591.1</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mRNA</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3654</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3755</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ID=mRNA_FABP5;Parent=gene_FABP5;</w:t>
      </w:r>
    </w:p>
    <w:p w:rsidR="40986D01" w:rsidP="6996D4D0" w:rsidRDefault="40986D01" w14:paraId="4A2A85D6" w14:textId="45ECEB64">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EU418591.1</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mRNA</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4965</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5212</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ID=mRNA_FABP5;Parent=gene_FABP5;</w:t>
      </w:r>
    </w:p>
    <w:p w:rsidR="40986D01" w:rsidP="6996D4D0" w:rsidRDefault="40986D01" w14:paraId="476861E9" w14:textId="3EEAF918">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EU418591.1</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exon</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456</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616</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ID=exon_FABP5;Parent=mRNA_FABP5;note=number%3D1;</w:t>
      </w:r>
    </w:p>
    <w:p w:rsidR="40986D01" w:rsidP="6996D4D0" w:rsidRDefault="40986D01" w14:paraId="2B51D21E" w14:textId="5CF10BD2">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EU418591.1</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five_prime_UTR</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456</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537</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ID=five_prime_UTR_FABP5;Parent=exon_FABP5;</w:t>
      </w:r>
    </w:p>
    <w:p w:rsidR="40986D01" w:rsidP="6996D4D0" w:rsidRDefault="40986D01" w14:paraId="20606FBF" w14:textId="39AE87E6">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EU418591.1</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exon</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3103</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3275</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ID=exon_FABP5_1;Parent=mRNA_FABP5;note=number%3D2;</w:t>
      </w:r>
    </w:p>
    <w:p w:rsidR="40986D01" w:rsidP="6996D4D0" w:rsidRDefault="40986D01" w14:paraId="32F9AB22" w14:textId="19079E08">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EU418591.1</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exon</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3654</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3755</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ID=exon_FABP5_2;Parent=mRNA_FABP5;note=number%3D3;</w:t>
      </w:r>
    </w:p>
    <w:p w:rsidR="40986D01" w:rsidP="6996D4D0" w:rsidRDefault="40986D01" w14:paraId="7E717430" w14:textId="0C8ABF85">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EU418591.1</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exon</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4965</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5212</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ID=exon_FABP5_3;Parent=mRNA_FABP5;note=number%3D4;</w:t>
      </w:r>
    </w:p>
    <w:p w:rsidR="40986D01" w:rsidP="6996D4D0" w:rsidRDefault="40986D01" w14:paraId="155178DD" w14:textId="35DAD48E">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EU418591.1</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three_prime_UTR</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5019</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5212</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ID=three_prime_UTR_FABP5;Parent=exon_FABP5_3;</w:t>
      </w:r>
    </w:p>
    <w:p w:rsidR="40986D01" w:rsidP="6996D4D0" w:rsidRDefault="40986D01" w14:paraId="759475A6" w14:textId="14FCDE80">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EU418591.1</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CDS</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538</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616</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0</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ID=CDS_FABP</w:t>
      </w:r>
      <w:r w:rsidRPr="6996D4D0" w:rsidR="6996D4D0">
        <w:rPr>
          <w:rFonts w:ascii="Courier New" w:hAnsi="Courier New" w:eastAsia="Courier New" w:cs="Courier New"/>
          <w:i w:val="0"/>
          <w:iCs w:val="0"/>
          <w:noProof w:val="0"/>
          <w:color w:val="000000" w:themeColor="text1" w:themeTint="FF" w:themeShade="FF"/>
          <w:sz w:val="12"/>
          <w:szCs w:val="12"/>
          <w:lang w:val="en-GB"/>
        </w:rPr>
        <w:t>5;Parent</w:t>
      </w:r>
      <w:r w:rsidRPr="6996D4D0" w:rsidR="6996D4D0">
        <w:rPr>
          <w:rFonts w:ascii="Courier New" w:hAnsi="Courier New" w:eastAsia="Courier New" w:cs="Courier New"/>
          <w:i w:val="0"/>
          <w:iCs w:val="0"/>
          <w:noProof w:val="0"/>
          <w:color w:val="000000" w:themeColor="text1" w:themeTint="FF" w:themeShade="FF"/>
          <w:sz w:val="12"/>
          <w:szCs w:val="12"/>
          <w:lang w:val="en-GB"/>
        </w:rPr>
        <w:t>=gene_FABP</w:t>
      </w:r>
      <w:r w:rsidRPr="6996D4D0" w:rsidR="6996D4D0">
        <w:rPr>
          <w:rFonts w:ascii="Courier New" w:hAnsi="Courier New" w:eastAsia="Courier New" w:cs="Courier New"/>
          <w:i w:val="0"/>
          <w:iCs w:val="0"/>
          <w:noProof w:val="0"/>
          <w:color w:val="000000" w:themeColor="text1" w:themeTint="FF" w:themeShade="FF"/>
          <w:sz w:val="12"/>
          <w:szCs w:val="12"/>
          <w:lang w:val="en-GB"/>
        </w:rPr>
        <w:t>5;codon</w:t>
      </w:r>
      <w:r w:rsidRPr="6996D4D0" w:rsidR="6996D4D0">
        <w:rPr>
          <w:rFonts w:ascii="Courier New" w:hAnsi="Courier New" w:eastAsia="Courier New" w:cs="Courier New"/>
          <w:i w:val="0"/>
          <w:iCs w:val="0"/>
          <w:noProof w:val="0"/>
          <w:color w:val="000000" w:themeColor="text1" w:themeTint="FF" w:themeShade="FF"/>
          <w:sz w:val="12"/>
          <w:szCs w:val="12"/>
          <w:lang w:val="en-GB"/>
        </w:rPr>
        <w:t>_start=1;</w:t>
      </w:r>
      <w:r w:rsidRPr="6996D4D0" w:rsidR="6996D4D0">
        <w:rPr>
          <w:rFonts w:ascii="Courier New" w:hAnsi="Courier New" w:eastAsia="Courier New" w:cs="Courier New"/>
          <w:i w:val="0"/>
          <w:iCs w:val="0"/>
          <w:noProof w:val="0"/>
          <w:color w:val="000000" w:themeColor="text1" w:themeTint="FF" w:themeShade="FF"/>
          <w:sz w:val="12"/>
          <w:szCs w:val="12"/>
          <w:lang w:val="en-GB"/>
        </w:rPr>
        <w:t>protein_id</w:t>
      </w:r>
      <w:r w:rsidRPr="6996D4D0" w:rsidR="6996D4D0">
        <w:rPr>
          <w:rFonts w:ascii="Courier New" w:hAnsi="Courier New" w:eastAsia="Courier New" w:cs="Courier New"/>
          <w:i w:val="0"/>
          <w:iCs w:val="0"/>
          <w:noProof w:val="0"/>
          <w:color w:val="000000" w:themeColor="text1" w:themeTint="FF" w:themeShade="FF"/>
          <w:sz w:val="12"/>
          <w:szCs w:val="12"/>
          <w:lang w:val="en-GB"/>
        </w:rPr>
        <w:t>=ACA05023.1;</w:t>
      </w:r>
    </w:p>
    <w:p w:rsidR="40986D01" w:rsidP="6996D4D0" w:rsidRDefault="40986D01" w14:paraId="4DA8CE96" w14:textId="0DA7C320">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EU418591.1</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CDS</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3103</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3275</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0</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ID=CDS_FABP</w:t>
      </w:r>
      <w:r w:rsidRPr="6996D4D0" w:rsidR="6996D4D0">
        <w:rPr>
          <w:rFonts w:ascii="Courier New" w:hAnsi="Courier New" w:eastAsia="Courier New" w:cs="Courier New"/>
          <w:i w:val="0"/>
          <w:iCs w:val="0"/>
          <w:noProof w:val="0"/>
          <w:color w:val="000000" w:themeColor="text1" w:themeTint="FF" w:themeShade="FF"/>
          <w:sz w:val="12"/>
          <w:szCs w:val="12"/>
          <w:lang w:val="en-GB"/>
        </w:rPr>
        <w:t>5;Parent</w:t>
      </w:r>
      <w:r w:rsidRPr="6996D4D0" w:rsidR="6996D4D0">
        <w:rPr>
          <w:rFonts w:ascii="Courier New" w:hAnsi="Courier New" w:eastAsia="Courier New" w:cs="Courier New"/>
          <w:i w:val="0"/>
          <w:iCs w:val="0"/>
          <w:noProof w:val="0"/>
          <w:color w:val="000000" w:themeColor="text1" w:themeTint="FF" w:themeShade="FF"/>
          <w:sz w:val="12"/>
          <w:szCs w:val="12"/>
          <w:lang w:val="en-GB"/>
        </w:rPr>
        <w:t>=gene_FABP</w:t>
      </w:r>
      <w:r w:rsidRPr="6996D4D0" w:rsidR="6996D4D0">
        <w:rPr>
          <w:rFonts w:ascii="Courier New" w:hAnsi="Courier New" w:eastAsia="Courier New" w:cs="Courier New"/>
          <w:i w:val="0"/>
          <w:iCs w:val="0"/>
          <w:noProof w:val="0"/>
          <w:color w:val="000000" w:themeColor="text1" w:themeTint="FF" w:themeShade="FF"/>
          <w:sz w:val="12"/>
          <w:szCs w:val="12"/>
          <w:lang w:val="en-GB"/>
        </w:rPr>
        <w:t>5;codon</w:t>
      </w:r>
      <w:r w:rsidRPr="6996D4D0" w:rsidR="6996D4D0">
        <w:rPr>
          <w:rFonts w:ascii="Courier New" w:hAnsi="Courier New" w:eastAsia="Courier New" w:cs="Courier New"/>
          <w:i w:val="0"/>
          <w:iCs w:val="0"/>
          <w:noProof w:val="0"/>
          <w:color w:val="000000" w:themeColor="text1" w:themeTint="FF" w:themeShade="FF"/>
          <w:sz w:val="12"/>
          <w:szCs w:val="12"/>
          <w:lang w:val="en-GB"/>
        </w:rPr>
        <w:t>_start=</w:t>
      </w:r>
      <w:r w:rsidRPr="6996D4D0" w:rsidR="6996D4D0">
        <w:rPr>
          <w:rFonts w:ascii="Courier New" w:hAnsi="Courier New" w:eastAsia="Courier New" w:cs="Courier New"/>
          <w:i w:val="0"/>
          <w:iCs w:val="0"/>
          <w:noProof w:val="0"/>
          <w:color w:val="000000" w:themeColor="text1" w:themeTint="FF" w:themeShade="FF"/>
          <w:sz w:val="12"/>
          <w:szCs w:val="12"/>
          <w:lang w:val="en-GB"/>
        </w:rPr>
        <w:t>1</w:t>
      </w:r>
      <w:r w:rsidRPr="6996D4D0" w:rsidR="6996D4D0">
        <w:rPr>
          <w:rFonts w:ascii="Courier New" w:hAnsi="Courier New" w:eastAsia="Courier New" w:cs="Courier New"/>
          <w:i w:val="0"/>
          <w:iCs w:val="0"/>
          <w:noProof w:val="0"/>
          <w:color w:val="000000" w:themeColor="text1" w:themeTint="FF" w:themeShade="FF"/>
          <w:sz w:val="12"/>
          <w:szCs w:val="12"/>
          <w:lang w:val="en-GB"/>
        </w:rPr>
        <w:t>;protein</w:t>
      </w:r>
      <w:r w:rsidRPr="6996D4D0" w:rsidR="6996D4D0">
        <w:rPr>
          <w:rFonts w:ascii="Courier New" w:hAnsi="Courier New" w:eastAsia="Courier New" w:cs="Courier New"/>
          <w:i w:val="0"/>
          <w:iCs w:val="0"/>
          <w:noProof w:val="0"/>
          <w:color w:val="000000" w:themeColor="text1" w:themeTint="FF" w:themeShade="FF"/>
          <w:sz w:val="12"/>
          <w:szCs w:val="12"/>
          <w:lang w:val="en-GB"/>
        </w:rPr>
        <w:t>_id=ACA05023.1;</w:t>
      </w:r>
    </w:p>
    <w:p w:rsidR="40986D01" w:rsidP="6996D4D0" w:rsidRDefault="40986D01" w14:paraId="3DCEF717" w14:textId="241C1A5D">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EU418591.1</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CDS</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3654</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3755</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0</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ID=CDS_FABP</w:t>
      </w:r>
      <w:r w:rsidRPr="6996D4D0" w:rsidR="6996D4D0">
        <w:rPr>
          <w:rFonts w:ascii="Courier New" w:hAnsi="Courier New" w:eastAsia="Courier New" w:cs="Courier New"/>
          <w:i w:val="0"/>
          <w:iCs w:val="0"/>
          <w:noProof w:val="0"/>
          <w:color w:val="000000" w:themeColor="text1" w:themeTint="FF" w:themeShade="FF"/>
          <w:sz w:val="12"/>
          <w:szCs w:val="12"/>
          <w:lang w:val="en-GB"/>
        </w:rPr>
        <w:t>5;Parent</w:t>
      </w:r>
      <w:r w:rsidRPr="6996D4D0" w:rsidR="6996D4D0">
        <w:rPr>
          <w:rFonts w:ascii="Courier New" w:hAnsi="Courier New" w:eastAsia="Courier New" w:cs="Courier New"/>
          <w:i w:val="0"/>
          <w:iCs w:val="0"/>
          <w:noProof w:val="0"/>
          <w:color w:val="000000" w:themeColor="text1" w:themeTint="FF" w:themeShade="FF"/>
          <w:sz w:val="12"/>
          <w:szCs w:val="12"/>
          <w:lang w:val="en-GB"/>
        </w:rPr>
        <w:t>=gene_FABP</w:t>
      </w:r>
      <w:r w:rsidRPr="6996D4D0" w:rsidR="6996D4D0">
        <w:rPr>
          <w:rFonts w:ascii="Courier New" w:hAnsi="Courier New" w:eastAsia="Courier New" w:cs="Courier New"/>
          <w:i w:val="0"/>
          <w:iCs w:val="0"/>
          <w:noProof w:val="0"/>
          <w:color w:val="000000" w:themeColor="text1" w:themeTint="FF" w:themeShade="FF"/>
          <w:sz w:val="12"/>
          <w:szCs w:val="12"/>
          <w:lang w:val="en-GB"/>
        </w:rPr>
        <w:t>5;codon</w:t>
      </w:r>
      <w:r w:rsidRPr="6996D4D0" w:rsidR="6996D4D0">
        <w:rPr>
          <w:rFonts w:ascii="Courier New" w:hAnsi="Courier New" w:eastAsia="Courier New" w:cs="Courier New"/>
          <w:i w:val="0"/>
          <w:iCs w:val="0"/>
          <w:noProof w:val="0"/>
          <w:color w:val="000000" w:themeColor="text1" w:themeTint="FF" w:themeShade="FF"/>
          <w:sz w:val="12"/>
          <w:szCs w:val="12"/>
          <w:lang w:val="en-GB"/>
        </w:rPr>
        <w:t>_start=</w:t>
      </w:r>
      <w:r w:rsidRPr="6996D4D0" w:rsidR="6996D4D0">
        <w:rPr>
          <w:rFonts w:ascii="Courier New" w:hAnsi="Courier New" w:eastAsia="Courier New" w:cs="Courier New"/>
          <w:i w:val="0"/>
          <w:iCs w:val="0"/>
          <w:noProof w:val="0"/>
          <w:color w:val="000000" w:themeColor="text1" w:themeTint="FF" w:themeShade="FF"/>
          <w:sz w:val="12"/>
          <w:szCs w:val="12"/>
          <w:lang w:val="en-GB"/>
        </w:rPr>
        <w:t>1;</w:t>
      </w:r>
      <w:r w:rsidRPr="6996D4D0" w:rsidR="6996D4D0">
        <w:rPr>
          <w:rFonts w:ascii="Courier New" w:hAnsi="Courier New" w:eastAsia="Courier New" w:cs="Courier New"/>
          <w:i w:val="0"/>
          <w:iCs w:val="0"/>
          <w:noProof w:val="0"/>
          <w:color w:val="000000" w:themeColor="text1" w:themeTint="FF" w:themeShade="FF"/>
          <w:sz w:val="12"/>
          <w:szCs w:val="12"/>
          <w:lang w:val="en-GB"/>
        </w:rPr>
        <w:t>protein</w:t>
      </w:r>
      <w:r w:rsidRPr="6996D4D0" w:rsidR="6996D4D0">
        <w:rPr>
          <w:rFonts w:ascii="Courier New" w:hAnsi="Courier New" w:eastAsia="Courier New" w:cs="Courier New"/>
          <w:i w:val="0"/>
          <w:iCs w:val="0"/>
          <w:noProof w:val="0"/>
          <w:color w:val="000000" w:themeColor="text1" w:themeTint="FF" w:themeShade="FF"/>
          <w:sz w:val="12"/>
          <w:szCs w:val="12"/>
          <w:lang w:val="en-GB"/>
        </w:rPr>
        <w:t>_id=ACA05023.1;</w:t>
      </w:r>
    </w:p>
    <w:p w:rsidR="40986D01" w:rsidP="6996D4D0" w:rsidRDefault="40986D01" w14:paraId="038A3C49" w14:textId="450D0CBA">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EU418591.1</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CDS</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4965</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5018</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0</w:t>
      </w:r>
      <w:r>
        <w:tab/>
      </w:r>
      <w:r w:rsidRPr="6996D4D0" w:rsidR="6996D4D0">
        <w:rPr>
          <w:rFonts w:ascii="Courier New" w:hAnsi="Courier New" w:eastAsia="Courier New" w:cs="Courier New"/>
          <w:i w:val="0"/>
          <w:iCs w:val="0"/>
          <w:noProof w:val="0"/>
          <w:color w:val="000000" w:themeColor="text1" w:themeTint="FF" w:themeShade="FF"/>
          <w:sz w:val="12"/>
          <w:szCs w:val="12"/>
          <w:lang w:val="en-GB"/>
        </w:rPr>
        <w:t>ID=CDS_FABP</w:t>
      </w:r>
      <w:r w:rsidRPr="6996D4D0" w:rsidR="6996D4D0">
        <w:rPr>
          <w:rFonts w:ascii="Courier New" w:hAnsi="Courier New" w:eastAsia="Courier New" w:cs="Courier New"/>
          <w:i w:val="0"/>
          <w:iCs w:val="0"/>
          <w:noProof w:val="0"/>
          <w:color w:val="000000" w:themeColor="text1" w:themeTint="FF" w:themeShade="FF"/>
          <w:sz w:val="12"/>
          <w:szCs w:val="12"/>
          <w:lang w:val="en-GB"/>
        </w:rPr>
        <w:t>5;Parent</w:t>
      </w:r>
      <w:r w:rsidRPr="6996D4D0" w:rsidR="6996D4D0">
        <w:rPr>
          <w:rFonts w:ascii="Courier New" w:hAnsi="Courier New" w:eastAsia="Courier New" w:cs="Courier New"/>
          <w:i w:val="0"/>
          <w:iCs w:val="0"/>
          <w:noProof w:val="0"/>
          <w:color w:val="000000" w:themeColor="text1" w:themeTint="FF" w:themeShade="FF"/>
          <w:sz w:val="12"/>
          <w:szCs w:val="12"/>
          <w:lang w:val="en-GB"/>
        </w:rPr>
        <w:t>=gene_FABP</w:t>
      </w:r>
      <w:r w:rsidRPr="6996D4D0" w:rsidR="6996D4D0">
        <w:rPr>
          <w:rFonts w:ascii="Courier New" w:hAnsi="Courier New" w:eastAsia="Courier New" w:cs="Courier New"/>
          <w:i w:val="0"/>
          <w:iCs w:val="0"/>
          <w:noProof w:val="0"/>
          <w:color w:val="000000" w:themeColor="text1" w:themeTint="FF" w:themeShade="FF"/>
          <w:sz w:val="12"/>
          <w:szCs w:val="12"/>
          <w:lang w:val="en-GB"/>
        </w:rPr>
        <w:t>5;codon</w:t>
      </w:r>
      <w:r w:rsidRPr="6996D4D0" w:rsidR="6996D4D0">
        <w:rPr>
          <w:rFonts w:ascii="Courier New" w:hAnsi="Courier New" w:eastAsia="Courier New" w:cs="Courier New"/>
          <w:i w:val="0"/>
          <w:iCs w:val="0"/>
          <w:noProof w:val="0"/>
          <w:color w:val="000000" w:themeColor="text1" w:themeTint="FF" w:themeShade="FF"/>
          <w:sz w:val="12"/>
          <w:szCs w:val="12"/>
          <w:lang w:val="en-GB"/>
        </w:rPr>
        <w:t>_start=1;protein_id=ACA05023.1;</w:t>
      </w:r>
    </w:p>
    <w:p w:rsidR="40986D01" w:rsidP="6996D4D0" w:rsidRDefault="40986D01" w14:paraId="11B9A67E" w14:textId="773452B4">
      <w:pPr>
        <w:bidi w:val="0"/>
        <w:spacing w:before="0" w:beforeAutospacing="off" w:after="0" w:afterAutospacing="off"/>
        <w:ind w:left="360"/>
        <w:rPr>
          <w:rFonts w:ascii="Courier New" w:hAnsi="Courier New" w:eastAsia="Courier New" w:cs="Courier New"/>
        </w:rPr>
      </w:pPr>
    </w:p>
    <w:p w:rsidR="40986D01" w:rsidP="6996D4D0" w:rsidRDefault="40986D01" w14:paraId="76065BAD" w14:textId="31FF0B15">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##FASTA</w:t>
      </w:r>
    </w:p>
    <w:p w:rsidR="40986D01" w:rsidP="6996D4D0" w:rsidRDefault="40986D01" w14:paraId="228965CA" w14:textId="49E2CE50">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&gt;EU418591.1|CDS_FABP5</w:t>
      </w:r>
    </w:p>
    <w:p w:rsidR="40986D01" w:rsidP="6996D4D0" w:rsidRDefault="40986D01" w14:paraId="0DB609D3" w14:textId="402088FE">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MASIQQLVGRWRLVESKGFDEYMKEVGVGMALRKMGAMAKPDCIITFDGKDLTIKTESTL</w:t>
      </w:r>
    </w:p>
    <w:p w:rsidR="40986D01" w:rsidP="6996D4D0" w:rsidRDefault="40986D01" w14:paraId="124CF49A" w14:textId="2F978FB7">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KTTQFSCNLGQKFEETTADGRKTQTVCDFTNGELVQHQEWDGKESTITRKVENGKLVVVC</w:t>
      </w:r>
    </w:p>
    <w:p w:rsidR="40986D01" w:rsidP="6996D4D0" w:rsidRDefault="40986D01" w14:paraId="2F6E708E" w14:textId="26A4FDA5">
      <w:pPr>
        <w:bidi w:val="0"/>
        <w:spacing w:before="0" w:beforeAutospacing="off" w:after="0" w:afterAutospacing="off"/>
        <w:ind w:left="360"/>
        <w:rPr>
          <w:rFonts w:ascii="Courier New" w:hAnsi="Courier New" w:eastAsia="Courier New" w:cs="Courier New"/>
          <w:i w:val="0"/>
          <w:iCs w:val="0"/>
          <w:noProof w:val="0"/>
          <w:color w:val="000000" w:themeColor="text1" w:themeTint="FF" w:themeShade="FF"/>
          <w:sz w:val="12"/>
          <w:szCs w:val="12"/>
          <w:lang w:val="en-GB"/>
        </w:rPr>
      </w:pPr>
      <w:r w:rsidRPr="6996D4D0" w:rsidR="6996D4D0">
        <w:rPr>
          <w:rFonts w:ascii="Courier New" w:hAnsi="Courier New" w:eastAsia="Courier New" w:cs="Courier New"/>
          <w:i w:val="0"/>
          <w:iCs w:val="0"/>
          <w:noProof w:val="0"/>
          <w:color w:val="000000" w:themeColor="text1" w:themeTint="FF" w:themeShade="FF"/>
          <w:sz w:val="12"/>
          <w:szCs w:val="12"/>
          <w:lang w:val="en-GB"/>
        </w:rPr>
        <w:t>VMNNVTCTRVYEKVE</w:t>
      </w:r>
    </w:p>
    <w:p w:rsidR="40986D01" w:rsidP="40986D01" w:rsidRDefault="40986D01" w14:paraId="050B11FC" w14:textId="2D8AE70A">
      <w:pPr>
        <w:pStyle w:val="Normal"/>
        <w:bidi w:val="0"/>
      </w:pPr>
    </w:p>
    <w:p w:rsidR="40986D01" w:rsidP="40986D01" w:rsidRDefault="40986D01" w14:paraId="14104C75" w14:textId="163D6BA0">
      <w:pPr>
        <w:pStyle w:val="Normal"/>
      </w:pPr>
      <w:r>
        <w:drawing>
          <wp:inline wp14:editId="1D965541" wp14:anchorId="4796B281">
            <wp:extent cx="6858000" cy="2352675"/>
            <wp:effectExtent l="0" t="0" r="0" b="0"/>
            <wp:docPr id="1963011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3011890" name="Picture 1963011890"/>
                    <pic:cNvPicPr/>
                  </pic:nvPicPr>
                  <pic:blipFill>
                    <a:blip xmlns:r="http://schemas.openxmlformats.org/officeDocument/2006/relationships" r:embed="rId1682616665">
                      <a:extLst>
                        <a:ext uri="{28A0092B-C50C-407E-A947-70E740481C1C}">
                          <a14:useLocalDpi xmlns:a14="http://schemas.microsoft.com/office/drawing/2010/main"/>
                        </a:ext>
                      </a:extLst>
                    </a:blip>
                    <a:stretch>
                      <a:fillRect/>
                    </a:stretch>
                  </pic:blipFill>
                  <pic:spPr>
                    <a:xfrm>
                      <a:off x="0" y="0"/>
                      <a:ext cx="6858000" cy="2352675"/>
                    </a:xfrm>
                    <a:prstGeom prst="rect">
                      <a:avLst/>
                    </a:prstGeom>
                  </pic:spPr>
                </pic:pic>
              </a:graphicData>
            </a:graphic>
          </wp:inline>
        </w:drawing>
      </w:r>
    </w:p>
    <w:p w:rsidR="40986D01" w:rsidP="40986D01" w:rsidRDefault="40986D01" w14:paraId="291AA3FD" w14:textId="7330C643">
      <w:pPr>
        <w:pStyle w:val="Normal"/>
      </w:pPr>
    </w:p>
    <w:p w:rsidR="7B39BD6A" w:rsidP="7B39BD6A" w:rsidRDefault="7B39BD6A" w14:paraId="40CC8B36" w14:textId="0584E17E">
      <w:pPr>
        <w:pStyle w:val="Heading1"/>
      </w:pPr>
      <w:bookmarkStart w:name="_Toc809006097" w:id="1934658712"/>
      <w:r w:rsidR="1ED3BE92">
        <w:rPr/>
        <w:t>Other Aspects</w:t>
      </w:r>
      <w:bookmarkEnd w:id="1934658712"/>
    </w:p>
    <w:p w:rsidR="7B39BD6A" w:rsidP="7B39BD6A" w:rsidRDefault="7B39BD6A" w14:paraId="735B0B8A" w14:textId="1485C3B5">
      <w:pPr>
        <w:ind w:left="0" w:firstLine="0"/>
      </w:pPr>
    </w:p>
    <w:p w:rsidR="7B39BD6A" w:rsidP="46BB9C23" w:rsidRDefault="7B39BD6A" w14:paraId="08828B59" w14:textId="6F8B3391">
      <w:pPr>
        <w:pStyle w:val="Heading2"/>
        <w:rPr>
          <w:noProof w:val="0"/>
          <w:lang w:val="en-GB"/>
        </w:rPr>
      </w:pPr>
      <w:bookmarkStart w:name="_Toc1525738967" w:id="855193406"/>
      <w:r w:rsidRPr="1ED3BE92" w:rsidR="1ED3BE92">
        <w:rPr>
          <w:noProof w:val="0"/>
          <w:lang w:val="en-GB"/>
        </w:rPr>
        <w:t>Versioning</w:t>
      </w:r>
      <w:bookmarkEnd w:id="855193406"/>
    </w:p>
    <w:p w:rsidR="7B39BD6A" w:rsidP="46BB9C23" w:rsidRDefault="7B39BD6A" w14:paraId="03658F68" w14:textId="7FBF08AD">
      <w:pPr>
        <w:spacing w:before="240" w:beforeAutospacing="off" w:after="240" w:afterAutospacing="off"/>
        <w:ind/>
      </w:pPr>
      <w:r w:rsidRPr="70BF0514" w:rsidR="70BF0514">
        <w:rPr>
          <w:noProof w:val="0"/>
          <w:color w:val="000000" w:themeColor="text1" w:themeTint="FF" w:themeShade="FF"/>
          <w:lang w:val="en-GB"/>
        </w:rPr>
        <w:t xml:space="preserve">INSDC GFF3 profile versions are intended to remain backwards compatible where possible. Breaking changes may require incrementing the major version number in the </w:t>
      </w:r>
      <w:r w:rsidRPr="70BF0514" w:rsidR="70BF0514">
        <w:rPr>
          <w:b w:val="1"/>
          <w:bCs w:val="1"/>
          <w:i w:val="1"/>
          <w:iCs w:val="1"/>
          <w:noProof w:val="0"/>
          <w:color w:val="000000" w:themeColor="text1" w:themeTint="FF" w:themeShade="FF"/>
          <w:lang w:val="en-GB"/>
        </w:rPr>
        <w:t>#!insdc</w:t>
      </w:r>
      <w:r w:rsidRPr="70BF0514" w:rsidR="70BF0514">
        <w:rPr>
          <w:b w:val="1"/>
          <w:bCs w:val="1"/>
          <w:i w:val="1"/>
          <w:iCs w:val="1"/>
          <w:noProof w:val="0"/>
          <w:color w:val="000000" w:themeColor="text1" w:themeTint="FF" w:themeShade="FF"/>
          <w:lang w:val="en-GB"/>
        </w:rPr>
        <w:t xml:space="preserve">-gff-version </w:t>
      </w:r>
      <w:r w:rsidRPr="70BF0514" w:rsidR="70BF0514">
        <w:rPr>
          <w:b w:val="1"/>
          <w:bCs w:val="1"/>
          <w:i w:val="1"/>
          <w:iCs w:val="1"/>
          <w:noProof w:val="0"/>
          <w:color w:val="000000" w:themeColor="text1" w:themeTint="FF" w:themeShade="FF"/>
          <w:lang w:val="en-GB"/>
        </w:rPr>
        <w:t>directiv</w:t>
      </w:r>
      <w:r w:rsidRPr="70BF0514" w:rsidR="70BF0514">
        <w:rPr>
          <w:b w:val="1"/>
          <w:bCs w:val="1"/>
          <w:i w:val="1"/>
          <w:iCs w:val="1"/>
          <w:noProof w:val="0"/>
          <w:color w:val="000000" w:themeColor="text1" w:themeTint="FF" w:themeShade="FF"/>
          <w:lang w:val="en-GB"/>
        </w:rPr>
        <w:t>e</w:t>
      </w:r>
      <w:r w:rsidRPr="70BF0514" w:rsidR="70BF0514">
        <w:rPr>
          <w:noProof w:val="0"/>
          <w:color w:val="000000" w:themeColor="text1" w:themeTint="FF" w:themeShade="FF"/>
          <w:lang w:val="en-GB"/>
        </w:rPr>
        <w:t>.</w:t>
      </w:r>
    </w:p>
    <w:p w:rsidR="7B39BD6A" w:rsidP="7B39BD6A" w:rsidRDefault="7B39BD6A" w14:paraId="6A2C6176" w14:textId="63695415">
      <w:pPr>
        <w:pStyle w:val="Heading2"/>
        <w:ind w:left="720"/>
      </w:pPr>
      <w:r w:rsidR="4E038879">
        <w:rPr/>
        <w:t xml:space="preserve">     </w:t>
      </w:r>
    </w:p>
    <w:p w:rsidR="4E038879" w:rsidP="4E038879" w:rsidRDefault="4E038879" w14:paraId="3008D4ED" w14:textId="6BE110B3">
      <w:pPr>
        <w:pStyle w:val="Normal"/>
      </w:pPr>
    </w:p>
    <w:p w:rsidR="1D9EE086" w:rsidP="1D9EE086" w:rsidRDefault="1D9EE086" w14:paraId="0EC9C08A" w14:textId="5E4D6011">
      <w:pPr>
        <w:ind w:left="0" w:firstLine="0"/>
      </w:pPr>
    </w:p>
    <w:p w:rsidR="46BB9C23" w:rsidP="3EEC3E30" w:rsidRDefault="46BB9C23" w14:paraId="1DE9A2A4" w14:textId="7FFCEA8D">
      <w:pPr>
        <w:pStyle w:val="Heading2"/>
        <w:ind w:left="0" w:hanging="0" w:firstLine="720"/>
        <w:rPr>
          <w:noProof w:val="0"/>
          <w:lang w:val="en-GB"/>
        </w:rPr>
      </w:pPr>
      <w:r w:rsidRPr="3EEC3E30" w:rsidR="3EEC3E30">
        <w:rPr>
          <w:noProof w:val="0"/>
          <w:lang w:val="en-GB"/>
        </w:rPr>
        <w:t xml:space="preserve">    </w:t>
      </w:r>
    </w:p>
    <w:p w:rsidR="46BB9C23" w:rsidP="70BF0514" w:rsidRDefault="46BB9C23" w14:paraId="694503BA" w14:textId="6DE77FDB">
      <w:pPr>
        <w:pStyle w:val="Heading2"/>
        <w:rPr>
          <w:noProof w:val="0"/>
          <w:lang w:val="en-GB"/>
        </w:rPr>
      </w:pPr>
      <w:bookmarkStart w:name="_Toc1397842305" w:id="195351794"/>
      <w:r w:rsidRPr="1ED3BE92" w:rsidR="1ED3BE92">
        <w:rPr>
          <w:noProof w:val="0"/>
          <w:lang w:val="en-GB"/>
        </w:rPr>
        <w:t>Table: Summary of difference of INSDC GFF3 from SO GFF3</w:t>
      </w:r>
      <w:bookmarkEnd w:id="195351794"/>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171"/>
        <w:gridCol w:w="3277"/>
        <w:gridCol w:w="4020"/>
      </w:tblGrid>
      <w:tr w:rsidR="3EEC3E30" w:rsidTr="3EEC3E30" w14:paraId="7840F40E">
        <w:trPr>
          <w:trHeight w:val="300"/>
        </w:trPr>
        <w:tc>
          <w:tcPr>
            <w:tcW w:w="2171" w:type="dxa"/>
            <w:shd w:val="clear" w:color="auto" w:fill="4F81BD" w:themeFill="accent1"/>
            <w:tcMar/>
            <w:vAlign w:val="top"/>
          </w:tcPr>
          <w:p w:rsidR="3EEC3E30" w:rsidP="3EEC3E30" w:rsidRDefault="3EEC3E30" w14:paraId="01065063" w14:textId="3A34874A">
            <w:pPr>
              <w:pStyle w:val="Normal"/>
              <w:ind w:left="0" w:hanging="0"/>
              <w:rPr>
                <w:color w:val="FFFFFF" w:themeColor="background1" w:themeTint="FF" w:themeShade="FF"/>
                <w:sz w:val="16"/>
                <w:szCs w:val="16"/>
              </w:rPr>
            </w:pPr>
            <w:r w:rsidRPr="3EEC3E30" w:rsidR="3EEC3E30">
              <w:rPr>
                <w:color w:val="FFFFFF" w:themeColor="background1" w:themeTint="FF" w:themeShade="FF"/>
                <w:sz w:val="16"/>
                <w:szCs w:val="16"/>
              </w:rPr>
              <w:t>Area</w:t>
            </w:r>
          </w:p>
        </w:tc>
        <w:tc>
          <w:tcPr>
            <w:tcW w:w="3277" w:type="dxa"/>
            <w:shd w:val="clear" w:color="auto" w:fill="4F81BD" w:themeFill="accent1"/>
            <w:tcMar/>
            <w:vAlign w:val="top"/>
          </w:tcPr>
          <w:p w:rsidR="3EEC3E30" w:rsidP="3EEC3E30" w:rsidRDefault="3EEC3E30" w14:paraId="4959C90D" w14:textId="7B3EB3C5">
            <w:pPr>
              <w:pStyle w:val="Normal"/>
              <w:ind w:left="0" w:hanging="0"/>
              <w:rPr>
                <w:color w:val="FFFFFF" w:themeColor="background1" w:themeTint="FF" w:themeShade="FF"/>
                <w:sz w:val="16"/>
                <w:szCs w:val="16"/>
              </w:rPr>
            </w:pPr>
            <w:r w:rsidRPr="3EEC3E30" w:rsidR="3EEC3E30">
              <w:rPr>
                <w:color w:val="FFFFFF" w:themeColor="background1" w:themeTint="FF" w:themeShade="FF"/>
                <w:sz w:val="16"/>
                <w:szCs w:val="16"/>
              </w:rPr>
              <w:t>SO GFF3</w:t>
            </w:r>
          </w:p>
        </w:tc>
        <w:tc>
          <w:tcPr>
            <w:tcW w:w="4020" w:type="dxa"/>
            <w:shd w:val="clear" w:color="auto" w:fill="4F81BD" w:themeFill="accent1"/>
            <w:tcMar/>
            <w:vAlign w:val="top"/>
          </w:tcPr>
          <w:p w:rsidR="3EEC3E30" w:rsidP="3EEC3E30" w:rsidRDefault="3EEC3E30" w14:paraId="705AA33D" w14:textId="164BD56F">
            <w:pPr>
              <w:pStyle w:val="Normal"/>
              <w:ind w:left="0" w:hanging="0"/>
              <w:rPr>
                <w:color w:val="FFFFFF" w:themeColor="background1" w:themeTint="FF" w:themeShade="FF"/>
                <w:sz w:val="16"/>
                <w:szCs w:val="16"/>
              </w:rPr>
            </w:pPr>
            <w:r w:rsidRPr="3EEC3E30" w:rsidR="3EEC3E30">
              <w:rPr>
                <w:color w:val="FFFFFF" w:themeColor="background1" w:themeTint="FF" w:themeShade="FF"/>
                <w:sz w:val="16"/>
                <w:szCs w:val="16"/>
              </w:rPr>
              <w:t>INSDC GFF3 profile</w:t>
            </w:r>
          </w:p>
        </w:tc>
      </w:tr>
      <w:tr w:rsidR="3EEC3E30" w:rsidTr="3EEC3E30" w14:paraId="6778AC47">
        <w:trPr>
          <w:trHeight w:val="300"/>
        </w:trPr>
        <w:tc>
          <w:tcPr>
            <w:tcW w:w="2171" w:type="dxa"/>
            <w:shd w:val="clear" w:color="auto" w:fill="4F81BD" w:themeFill="accent1"/>
            <w:tcMar/>
            <w:vAlign w:val="top"/>
          </w:tcPr>
          <w:p w:rsidR="3EEC3E30" w:rsidP="3EEC3E30" w:rsidRDefault="3EEC3E30" w14:paraId="2E6B7012" w14:textId="5D5B3B6B">
            <w:pPr>
              <w:pStyle w:val="Normal"/>
              <w:ind w:left="0" w:hanging="0"/>
              <w:rPr>
                <w:color w:val="FFFFFF" w:themeColor="background1" w:themeTint="FF" w:themeShade="FF"/>
                <w:sz w:val="16"/>
                <w:szCs w:val="16"/>
              </w:rPr>
            </w:pPr>
            <w:r w:rsidRPr="3EEC3E30" w:rsidR="3EEC3E30">
              <w:rPr>
                <w:color w:val="FFFFFF" w:themeColor="background1" w:themeTint="FF" w:themeShade="FF"/>
                <w:sz w:val="16"/>
                <w:szCs w:val="16"/>
              </w:rPr>
              <w:t>Encoding</w:t>
            </w:r>
          </w:p>
        </w:tc>
        <w:tc>
          <w:tcPr>
            <w:tcW w:w="3277" w:type="dxa"/>
            <w:tcMar/>
            <w:vAlign w:val="top"/>
          </w:tcPr>
          <w:p w:rsidR="3EEC3E30" w:rsidP="3EEC3E30" w:rsidRDefault="3EEC3E30" w14:paraId="18975F56" w14:textId="36E3E692">
            <w:pPr>
              <w:pStyle w:val="Normal"/>
              <w:ind w:left="0" w:hanging="0"/>
              <w:rPr>
                <w:sz w:val="16"/>
                <w:szCs w:val="16"/>
              </w:rPr>
            </w:pPr>
            <w:r w:rsidRPr="3EEC3E30" w:rsidR="3EEC3E30">
              <w:rPr>
                <w:sz w:val="16"/>
                <w:szCs w:val="16"/>
              </w:rPr>
              <w:t>UTF-8 recommended</w:t>
            </w:r>
          </w:p>
        </w:tc>
        <w:tc>
          <w:tcPr>
            <w:tcW w:w="4020" w:type="dxa"/>
            <w:tcMar/>
            <w:vAlign w:val="top"/>
          </w:tcPr>
          <w:p w:rsidR="3EEC3E30" w:rsidP="3EEC3E30" w:rsidRDefault="3EEC3E30" w14:paraId="0D8AB033" w14:textId="6C7F9D3C">
            <w:pPr>
              <w:pStyle w:val="Normal"/>
              <w:ind w:left="0" w:hanging="0"/>
              <w:rPr>
                <w:sz w:val="16"/>
                <w:szCs w:val="16"/>
              </w:rPr>
            </w:pPr>
            <w:r w:rsidRPr="3EEC3E30" w:rsidR="3EEC3E30">
              <w:rPr>
                <w:sz w:val="16"/>
                <w:szCs w:val="16"/>
              </w:rPr>
              <w:t xml:space="preserve">ASCII </w:t>
            </w:r>
            <w:r w:rsidRPr="3EEC3E30" w:rsidR="3EEC3E30">
              <w:rPr>
                <w:sz w:val="16"/>
                <w:szCs w:val="16"/>
              </w:rPr>
              <w:t>required</w:t>
            </w:r>
          </w:p>
        </w:tc>
      </w:tr>
      <w:tr w:rsidR="3EEC3E30" w:rsidTr="3EEC3E30" w14:paraId="77D78CA8">
        <w:trPr>
          <w:trHeight w:val="300"/>
        </w:trPr>
        <w:tc>
          <w:tcPr>
            <w:tcW w:w="2171" w:type="dxa"/>
            <w:shd w:val="clear" w:color="auto" w:fill="4F81BD" w:themeFill="accent1"/>
            <w:tcMar/>
            <w:vAlign w:val="top"/>
          </w:tcPr>
          <w:p w:rsidR="3EEC3E30" w:rsidP="3EEC3E30" w:rsidRDefault="3EEC3E30" w14:paraId="0DBDEA9C" w14:textId="695DAA17">
            <w:pPr>
              <w:pStyle w:val="Normal"/>
              <w:ind w:left="0" w:hanging="0"/>
              <w:rPr>
                <w:color w:val="FFFFFF" w:themeColor="background1" w:themeTint="FF" w:themeShade="FF"/>
                <w:sz w:val="16"/>
                <w:szCs w:val="16"/>
              </w:rPr>
            </w:pPr>
            <w:r w:rsidRPr="3EEC3E30" w:rsidR="3EEC3E30">
              <w:rPr>
                <w:color w:val="FFFFFF" w:themeColor="background1" w:themeTint="FF" w:themeShade="FF"/>
                <w:sz w:val="16"/>
                <w:szCs w:val="16"/>
              </w:rPr>
              <w:t>##sequence-region</w:t>
            </w:r>
          </w:p>
        </w:tc>
        <w:tc>
          <w:tcPr>
            <w:tcW w:w="3277" w:type="dxa"/>
            <w:tcMar/>
            <w:vAlign w:val="top"/>
          </w:tcPr>
          <w:p w:rsidR="3EEC3E30" w:rsidP="3EEC3E30" w:rsidRDefault="3EEC3E30" w14:paraId="24C3A597" w14:textId="02D134D8">
            <w:pPr>
              <w:pStyle w:val="Normal"/>
              <w:ind w:left="0" w:hanging="0"/>
              <w:rPr>
                <w:sz w:val="16"/>
                <w:szCs w:val="16"/>
              </w:rPr>
            </w:pPr>
            <w:r w:rsidRPr="3EEC3E30" w:rsidR="3EEC3E30">
              <w:rPr>
                <w:sz w:val="16"/>
                <w:szCs w:val="16"/>
              </w:rPr>
              <w:t>optional</w:t>
            </w:r>
          </w:p>
        </w:tc>
        <w:tc>
          <w:tcPr>
            <w:tcW w:w="4020" w:type="dxa"/>
            <w:tcMar/>
            <w:vAlign w:val="top"/>
          </w:tcPr>
          <w:p w:rsidR="3EEC3E30" w:rsidP="3EEC3E30" w:rsidRDefault="3EEC3E30" w14:paraId="47C5FCF0" w14:textId="035B3B81">
            <w:pPr>
              <w:pStyle w:val="Normal"/>
              <w:ind w:left="0" w:hanging="0"/>
              <w:rPr>
                <w:sz w:val="16"/>
                <w:szCs w:val="16"/>
              </w:rPr>
            </w:pPr>
            <w:r w:rsidRPr="3EEC3E30" w:rsidR="3EEC3E30">
              <w:rPr>
                <w:sz w:val="16"/>
                <w:szCs w:val="16"/>
              </w:rPr>
              <w:t>mandatory</w:t>
            </w:r>
          </w:p>
        </w:tc>
      </w:tr>
      <w:tr w:rsidR="3EEC3E30" w:rsidTr="3EEC3E30" w14:paraId="6C057B40">
        <w:trPr>
          <w:trHeight w:val="300"/>
        </w:trPr>
        <w:tc>
          <w:tcPr>
            <w:tcW w:w="2171" w:type="dxa"/>
            <w:shd w:val="clear" w:color="auto" w:fill="4F81BD" w:themeFill="accent1"/>
            <w:tcMar/>
            <w:vAlign w:val="top"/>
          </w:tcPr>
          <w:p w:rsidR="3EEC3E30" w:rsidP="3EEC3E30" w:rsidRDefault="3EEC3E30" w14:paraId="7193C796" w14:textId="469B566A">
            <w:pPr>
              <w:pStyle w:val="Normal"/>
              <w:ind w:left="0" w:hanging="0"/>
              <w:rPr>
                <w:color w:val="FFFFFF" w:themeColor="background1" w:themeTint="FF" w:themeShade="FF"/>
                <w:sz w:val="16"/>
                <w:szCs w:val="16"/>
              </w:rPr>
            </w:pPr>
            <w:r w:rsidRPr="3EEC3E30" w:rsidR="3EEC3E30">
              <w:rPr>
                <w:color w:val="FFFFFF" w:themeColor="background1" w:themeTint="FF" w:themeShade="FF"/>
                <w:sz w:val="16"/>
                <w:szCs w:val="16"/>
              </w:rPr>
              <w:t>Column 3 terms</w:t>
            </w:r>
          </w:p>
        </w:tc>
        <w:tc>
          <w:tcPr>
            <w:tcW w:w="3277" w:type="dxa"/>
            <w:tcMar/>
            <w:vAlign w:val="top"/>
          </w:tcPr>
          <w:p w:rsidR="3EEC3E30" w:rsidP="3EEC3E30" w:rsidRDefault="3EEC3E30" w14:paraId="6583F9D1" w14:textId="66B16E9C">
            <w:pPr>
              <w:pStyle w:val="Normal"/>
              <w:ind w:left="0" w:hanging="0"/>
              <w:rPr>
                <w:sz w:val="16"/>
                <w:szCs w:val="16"/>
              </w:rPr>
            </w:pPr>
            <w:r w:rsidRPr="3EEC3E30" w:rsidR="3EEC3E30">
              <w:rPr>
                <w:sz w:val="16"/>
                <w:szCs w:val="16"/>
              </w:rPr>
              <w:t>SO</w:t>
            </w:r>
            <w:r w:rsidRPr="3EEC3E30" w:rsidR="3EEC3E30">
              <w:rPr>
                <w:sz w:val="16"/>
                <w:szCs w:val="16"/>
              </w:rPr>
              <w:t xml:space="preserve"> terms</w:t>
            </w:r>
          </w:p>
        </w:tc>
        <w:tc>
          <w:tcPr>
            <w:tcW w:w="4020" w:type="dxa"/>
            <w:tcMar/>
            <w:vAlign w:val="top"/>
          </w:tcPr>
          <w:p w:rsidR="3EEC3E30" w:rsidP="3EEC3E30" w:rsidRDefault="3EEC3E30" w14:paraId="19156AB4" w14:textId="74BD6EBF">
            <w:pPr>
              <w:pStyle w:val="Normal"/>
              <w:ind w:left="0" w:hanging="0"/>
              <w:rPr>
                <w:sz w:val="16"/>
                <w:szCs w:val="16"/>
              </w:rPr>
            </w:pPr>
            <w:r w:rsidRPr="3EEC3E30" w:rsidR="3EEC3E30">
              <w:rPr>
                <w:sz w:val="16"/>
                <w:szCs w:val="16"/>
              </w:rPr>
              <w:t>INSDC-supported SO labels</w:t>
            </w:r>
          </w:p>
        </w:tc>
      </w:tr>
      <w:tr w:rsidR="3EEC3E30" w:rsidTr="3EEC3E30" w14:paraId="0770895F">
        <w:trPr>
          <w:trHeight w:val="300"/>
        </w:trPr>
        <w:tc>
          <w:tcPr>
            <w:tcW w:w="2171" w:type="dxa"/>
            <w:shd w:val="clear" w:color="auto" w:fill="4F81BD" w:themeFill="accent1"/>
            <w:tcMar/>
            <w:vAlign w:val="top"/>
          </w:tcPr>
          <w:p w:rsidR="3EEC3E30" w:rsidP="3EEC3E30" w:rsidRDefault="3EEC3E30" w14:paraId="56E57FA7" w14:textId="3DEA0B7B">
            <w:pPr>
              <w:pStyle w:val="Normal"/>
              <w:ind w:left="0" w:hanging="0"/>
              <w:rPr>
                <w:color w:val="FFFFFF" w:themeColor="background1" w:themeTint="FF" w:themeShade="FF"/>
                <w:sz w:val="16"/>
                <w:szCs w:val="16"/>
              </w:rPr>
            </w:pPr>
            <w:r w:rsidRPr="3EEC3E30" w:rsidR="3EEC3E30">
              <w:rPr>
                <w:color w:val="FFFFFF" w:themeColor="background1" w:themeTint="FF" w:themeShade="FF"/>
                <w:sz w:val="16"/>
                <w:szCs w:val="16"/>
              </w:rPr>
              <w:t>Unknown attributes</w:t>
            </w:r>
          </w:p>
        </w:tc>
        <w:tc>
          <w:tcPr>
            <w:tcW w:w="3277" w:type="dxa"/>
            <w:tcMar/>
            <w:vAlign w:val="top"/>
          </w:tcPr>
          <w:p w:rsidR="3EEC3E30" w:rsidP="3EEC3E30" w:rsidRDefault="3EEC3E30" w14:paraId="1BC85277" w14:textId="166A864A">
            <w:pPr>
              <w:pStyle w:val="Normal"/>
              <w:ind w:left="0" w:hanging="0"/>
              <w:rPr>
                <w:sz w:val="16"/>
                <w:szCs w:val="16"/>
              </w:rPr>
            </w:pPr>
            <w:r w:rsidRPr="3EEC3E30" w:rsidR="3EEC3E30">
              <w:rPr>
                <w:sz w:val="16"/>
                <w:szCs w:val="16"/>
              </w:rPr>
              <w:t>generally allowed</w:t>
            </w:r>
          </w:p>
        </w:tc>
        <w:tc>
          <w:tcPr>
            <w:tcW w:w="4020" w:type="dxa"/>
            <w:tcMar/>
            <w:vAlign w:val="top"/>
          </w:tcPr>
          <w:p w:rsidR="3EEC3E30" w:rsidP="3EEC3E30" w:rsidRDefault="3EEC3E30" w14:paraId="7625564A" w14:textId="3DD9BDF6">
            <w:pPr>
              <w:pStyle w:val="Normal"/>
              <w:ind w:left="0" w:hanging="0"/>
              <w:rPr>
                <w:sz w:val="16"/>
                <w:szCs w:val="16"/>
              </w:rPr>
            </w:pPr>
            <w:r w:rsidRPr="3EEC3E30" w:rsidR="3EEC3E30">
              <w:rPr>
                <w:sz w:val="16"/>
                <w:szCs w:val="16"/>
              </w:rPr>
              <w:t>may be ignored or normalised</w:t>
            </w:r>
          </w:p>
        </w:tc>
      </w:tr>
      <w:tr w:rsidR="3EEC3E30" w:rsidTr="3EEC3E30" w14:paraId="3CBBA15E">
        <w:trPr>
          <w:trHeight w:val="300"/>
        </w:trPr>
        <w:tc>
          <w:tcPr>
            <w:tcW w:w="2171" w:type="dxa"/>
            <w:shd w:val="clear" w:color="auto" w:fill="4F81BD" w:themeFill="accent1"/>
            <w:tcMar/>
            <w:vAlign w:val="top"/>
          </w:tcPr>
          <w:p w:rsidR="3EEC3E30" w:rsidP="3EEC3E30" w:rsidRDefault="3EEC3E30" w14:paraId="1AE4BA9C" w14:textId="74D6C160">
            <w:pPr>
              <w:pStyle w:val="Normal"/>
              <w:ind w:left="0" w:hanging="0"/>
              <w:rPr>
                <w:color w:val="FFFFFF" w:themeColor="background1" w:themeTint="FF" w:themeShade="FF"/>
                <w:sz w:val="16"/>
                <w:szCs w:val="16"/>
              </w:rPr>
            </w:pPr>
            <w:r w:rsidRPr="3EEC3E30" w:rsidR="3EEC3E30">
              <w:rPr>
                <w:color w:val="FFFFFF" w:themeColor="background1" w:themeTint="FF" w:themeShade="FF"/>
                <w:sz w:val="16"/>
                <w:szCs w:val="16"/>
              </w:rPr>
              <w:t>ID</w:t>
            </w:r>
          </w:p>
        </w:tc>
        <w:tc>
          <w:tcPr>
            <w:tcW w:w="3277" w:type="dxa"/>
            <w:tcMar/>
            <w:vAlign w:val="top"/>
          </w:tcPr>
          <w:p w:rsidR="3EEC3E30" w:rsidP="3EEC3E30" w:rsidRDefault="3EEC3E30" w14:paraId="4B951037" w14:textId="73F3CFD2">
            <w:pPr>
              <w:pStyle w:val="Normal"/>
              <w:ind w:left="0" w:hanging="0"/>
              <w:rPr>
                <w:sz w:val="16"/>
                <w:szCs w:val="16"/>
              </w:rPr>
            </w:pPr>
            <w:r w:rsidRPr="3EEC3E30" w:rsidR="3EEC3E30">
              <w:rPr>
                <w:sz w:val="16"/>
                <w:szCs w:val="16"/>
              </w:rPr>
              <w:t>required where needed</w:t>
            </w:r>
          </w:p>
        </w:tc>
        <w:tc>
          <w:tcPr>
            <w:tcW w:w="4020" w:type="dxa"/>
            <w:tcMar/>
            <w:vAlign w:val="top"/>
          </w:tcPr>
          <w:p w:rsidR="3EEC3E30" w:rsidP="3EEC3E30" w:rsidRDefault="3EEC3E30" w14:paraId="72A6925F" w14:textId="679DB509">
            <w:pPr>
              <w:pStyle w:val="Normal"/>
              <w:ind w:left="0" w:hanging="0"/>
              <w:rPr>
                <w:sz w:val="16"/>
                <w:szCs w:val="16"/>
              </w:rPr>
            </w:pPr>
            <w:r w:rsidRPr="3EEC3E30" w:rsidR="3EEC3E30">
              <w:rPr>
                <w:sz w:val="16"/>
                <w:szCs w:val="16"/>
              </w:rPr>
              <w:t>mandatory for exchange, if agreed</w:t>
            </w:r>
          </w:p>
        </w:tc>
      </w:tr>
      <w:tr w:rsidR="3EEC3E30" w:rsidTr="3EEC3E30" w14:paraId="057D372F">
        <w:trPr>
          <w:trHeight w:val="300"/>
        </w:trPr>
        <w:tc>
          <w:tcPr>
            <w:tcW w:w="2171" w:type="dxa"/>
            <w:shd w:val="clear" w:color="auto" w:fill="4F81BD" w:themeFill="accent1"/>
            <w:tcMar/>
            <w:vAlign w:val="top"/>
          </w:tcPr>
          <w:p w:rsidR="3EEC3E30" w:rsidP="3EEC3E30" w:rsidRDefault="3EEC3E30" w14:paraId="6343C373" w14:textId="6E89EF77">
            <w:pPr>
              <w:pStyle w:val="Normal"/>
              <w:ind w:left="0" w:hanging="0"/>
              <w:rPr>
                <w:color w:val="FFFFFF" w:themeColor="background1" w:themeTint="FF" w:themeShade="FF"/>
                <w:sz w:val="16"/>
                <w:szCs w:val="16"/>
              </w:rPr>
            </w:pPr>
            <w:r w:rsidRPr="3EEC3E30" w:rsidR="3EEC3E30">
              <w:rPr>
                <w:color w:val="FFFFFF" w:themeColor="background1" w:themeTint="FF" w:themeShade="FF"/>
                <w:sz w:val="16"/>
                <w:szCs w:val="16"/>
              </w:rPr>
              <w:t>Circular features</w:t>
            </w:r>
          </w:p>
        </w:tc>
        <w:tc>
          <w:tcPr>
            <w:tcW w:w="3277" w:type="dxa"/>
            <w:tcMar/>
            <w:vAlign w:val="top"/>
          </w:tcPr>
          <w:p w:rsidR="3EEC3E30" w:rsidP="3EEC3E30" w:rsidRDefault="3EEC3E30" w14:paraId="25B4AB58" w14:textId="1ABD247D">
            <w:pPr>
              <w:pStyle w:val="Normal"/>
              <w:ind w:left="0" w:hanging="0"/>
              <w:rPr>
                <w:sz w:val="16"/>
                <w:szCs w:val="16"/>
              </w:rPr>
            </w:pPr>
            <w:r w:rsidRPr="3EEC3E30" w:rsidR="3EEC3E30">
              <w:rPr>
                <w:sz w:val="16"/>
                <w:szCs w:val="16"/>
              </w:rPr>
              <w:t>end &gt; landmark length allowed</w:t>
            </w:r>
          </w:p>
        </w:tc>
        <w:tc>
          <w:tcPr>
            <w:tcW w:w="4020" w:type="dxa"/>
            <w:tcMar/>
            <w:vAlign w:val="top"/>
          </w:tcPr>
          <w:p w:rsidR="3EEC3E30" w:rsidP="3EEC3E30" w:rsidRDefault="3EEC3E30" w14:paraId="6E5FFA53" w14:textId="591EF1B7">
            <w:pPr>
              <w:pStyle w:val="Normal"/>
              <w:ind w:left="0" w:hanging="0"/>
              <w:rPr>
                <w:sz w:val="16"/>
                <w:szCs w:val="16"/>
              </w:rPr>
            </w:pPr>
            <w:r w:rsidRPr="3EEC3E30" w:rsidR="3EEC3E30">
              <w:rPr>
                <w:sz w:val="16"/>
                <w:szCs w:val="16"/>
              </w:rPr>
              <w:t>adopted, with INSDC topology validation</w:t>
            </w:r>
          </w:p>
        </w:tc>
      </w:tr>
      <w:tr w:rsidR="3EEC3E30" w:rsidTr="3EEC3E30" w14:paraId="18E76D0C">
        <w:trPr>
          <w:trHeight w:val="300"/>
        </w:trPr>
        <w:tc>
          <w:tcPr>
            <w:tcW w:w="2171" w:type="dxa"/>
            <w:shd w:val="clear" w:color="auto" w:fill="4F81BD" w:themeFill="accent1"/>
            <w:tcMar/>
            <w:vAlign w:val="top"/>
          </w:tcPr>
          <w:p w:rsidR="3EEC3E30" w:rsidP="3EEC3E30" w:rsidRDefault="3EEC3E30" w14:paraId="64D1CD59" w14:textId="6F7D3451">
            <w:pPr>
              <w:pStyle w:val="Normal"/>
              <w:ind w:left="0" w:hanging="0"/>
              <w:rPr>
                <w:color w:val="FFFFFF" w:themeColor="background1" w:themeTint="FF" w:themeShade="FF"/>
                <w:sz w:val="16"/>
                <w:szCs w:val="16"/>
              </w:rPr>
            </w:pPr>
            <w:r w:rsidRPr="3EEC3E30" w:rsidR="3EEC3E30">
              <w:rPr>
                <w:color w:val="FFFFFF" w:themeColor="background1" w:themeTint="FF" w:themeShade="FF"/>
                <w:sz w:val="16"/>
                <w:szCs w:val="16"/>
              </w:rPr>
              <w:t>Translation exceptions</w:t>
            </w:r>
          </w:p>
        </w:tc>
        <w:tc>
          <w:tcPr>
            <w:tcW w:w="3277" w:type="dxa"/>
            <w:tcMar/>
            <w:vAlign w:val="top"/>
          </w:tcPr>
          <w:p w:rsidR="3EEC3E30" w:rsidP="3EEC3E30" w:rsidRDefault="3EEC3E30" w14:paraId="62BDA914" w14:textId="2B7F3886">
            <w:pPr>
              <w:pStyle w:val="Normal"/>
              <w:ind w:left="0" w:hanging="0"/>
              <w:rPr>
                <w:sz w:val="16"/>
                <w:szCs w:val="16"/>
              </w:rPr>
            </w:pPr>
            <w:r w:rsidRPr="3EEC3E30" w:rsidR="3EEC3E30">
              <w:rPr>
                <w:sz w:val="16"/>
                <w:szCs w:val="16"/>
              </w:rPr>
              <w:t>not standardised for INSDC use</w:t>
            </w:r>
          </w:p>
        </w:tc>
        <w:tc>
          <w:tcPr>
            <w:tcW w:w="4020" w:type="dxa"/>
            <w:tcMar/>
            <w:vAlign w:val="top"/>
          </w:tcPr>
          <w:p w:rsidR="3EEC3E30" w:rsidP="3EEC3E30" w:rsidRDefault="3EEC3E30" w14:paraId="7CFA6339" w14:textId="7B0769B4">
            <w:pPr>
              <w:pStyle w:val="Normal"/>
              <w:ind w:left="0" w:hanging="0"/>
              <w:rPr>
                <w:sz w:val="16"/>
                <w:szCs w:val="16"/>
              </w:rPr>
            </w:pPr>
            <w:r w:rsidRPr="3EEC3E30" w:rsidR="3EEC3E30">
              <w:rPr>
                <w:sz w:val="16"/>
                <w:szCs w:val="16"/>
              </w:rPr>
              <w:t>child features preferred</w:t>
            </w:r>
          </w:p>
        </w:tc>
      </w:tr>
      <w:tr w:rsidR="3EEC3E30" w:rsidTr="3EEC3E30" w14:paraId="2BCDF191">
        <w:trPr>
          <w:trHeight w:val="300"/>
        </w:trPr>
        <w:tc>
          <w:tcPr>
            <w:tcW w:w="2171" w:type="dxa"/>
            <w:shd w:val="clear" w:color="auto" w:fill="4F81BD" w:themeFill="accent1"/>
            <w:tcMar/>
            <w:vAlign w:val="top"/>
          </w:tcPr>
          <w:p w:rsidR="3EEC3E30" w:rsidP="3EEC3E30" w:rsidRDefault="3EEC3E30" w14:paraId="3679222B" w14:textId="2603C814">
            <w:pPr>
              <w:pStyle w:val="Normal"/>
              <w:ind w:left="0" w:hanging="0"/>
              <w:rPr>
                <w:color w:val="FFFFFF" w:themeColor="background1" w:themeTint="FF" w:themeShade="FF"/>
                <w:sz w:val="16"/>
                <w:szCs w:val="16"/>
              </w:rPr>
            </w:pPr>
            <w:r w:rsidRPr="3EEC3E30" w:rsidR="3EEC3E30">
              <w:rPr>
                <w:color w:val="FFFFFF" w:themeColor="background1" w:themeTint="FF" w:themeShade="FF"/>
                <w:sz w:val="16"/>
                <w:szCs w:val="16"/>
              </w:rPr>
              <w:t>Anticodons</w:t>
            </w:r>
          </w:p>
        </w:tc>
        <w:tc>
          <w:tcPr>
            <w:tcW w:w="3277" w:type="dxa"/>
            <w:tcMar/>
            <w:vAlign w:val="top"/>
          </w:tcPr>
          <w:p w:rsidR="3EEC3E30" w:rsidP="3EEC3E30" w:rsidRDefault="3EEC3E30" w14:paraId="7B89AFCB" w14:textId="4A091539">
            <w:pPr>
              <w:pStyle w:val="Normal"/>
              <w:ind w:left="0" w:hanging="0"/>
              <w:rPr>
                <w:sz w:val="16"/>
                <w:szCs w:val="16"/>
              </w:rPr>
            </w:pPr>
            <w:r w:rsidRPr="3EEC3E30" w:rsidR="3EEC3E30">
              <w:rPr>
                <w:sz w:val="16"/>
                <w:szCs w:val="16"/>
              </w:rPr>
              <w:t>often attribute-style</w:t>
            </w:r>
          </w:p>
        </w:tc>
        <w:tc>
          <w:tcPr>
            <w:tcW w:w="4020" w:type="dxa"/>
            <w:tcMar/>
            <w:vAlign w:val="top"/>
          </w:tcPr>
          <w:p w:rsidR="3EEC3E30" w:rsidP="3EEC3E30" w:rsidRDefault="3EEC3E30" w14:paraId="54EE817C" w14:textId="7B1450EB">
            <w:pPr>
              <w:pStyle w:val="Normal"/>
              <w:ind w:left="0" w:hanging="0"/>
              <w:rPr>
                <w:sz w:val="16"/>
                <w:szCs w:val="16"/>
              </w:rPr>
            </w:pPr>
            <w:r w:rsidRPr="3EEC3E30" w:rsidR="3EEC3E30">
              <w:rPr>
                <w:sz w:val="16"/>
                <w:szCs w:val="16"/>
              </w:rPr>
              <w:t>child features preferred</w:t>
            </w:r>
          </w:p>
        </w:tc>
      </w:tr>
      <w:tr w:rsidR="3EEC3E30" w:rsidTr="3EEC3E30" w14:paraId="1633AA4E">
        <w:trPr>
          <w:trHeight w:val="300"/>
        </w:trPr>
        <w:tc>
          <w:tcPr>
            <w:tcW w:w="2171" w:type="dxa"/>
            <w:shd w:val="clear" w:color="auto" w:fill="4F81BD" w:themeFill="accent1"/>
            <w:tcMar/>
            <w:vAlign w:val="top"/>
          </w:tcPr>
          <w:p w:rsidR="3EEC3E30" w:rsidP="3EEC3E30" w:rsidRDefault="3EEC3E30" w14:paraId="24CE5AAF" w14:textId="57734EA0">
            <w:pPr>
              <w:pStyle w:val="Normal"/>
              <w:ind w:left="0" w:hanging="0"/>
              <w:rPr>
                <w:color w:val="FFFFFF" w:themeColor="background1" w:themeTint="FF" w:themeShade="FF"/>
                <w:sz w:val="16"/>
                <w:szCs w:val="16"/>
              </w:rPr>
            </w:pPr>
            <w:r w:rsidRPr="3EEC3E30" w:rsidR="3EEC3E30">
              <w:rPr>
                <w:color w:val="FFFFFF" w:themeColor="background1" w:themeTint="FF" w:themeShade="FF"/>
                <w:sz w:val="16"/>
                <w:szCs w:val="16"/>
              </w:rPr>
              <w:t>Nucleotide FASTA</w:t>
            </w:r>
          </w:p>
        </w:tc>
        <w:tc>
          <w:tcPr>
            <w:tcW w:w="3277" w:type="dxa"/>
            <w:tcMar/>
            <w:vAlign w:val="top"/>
          </w:tcPr>
          <w:p w:rsidR="3EEC3E30" w:rsidP="3EEC3E30" w:rsidRDefault="3EEC3E30" w14:paraId="5C12D80E" w14:textId="7C16231B">
            <w:pPr>
              <w:pStyle w:val="Normal"/>
              <w:ind w:left="0" w:hanging="0"/>
              <w:rPr>
                <w:sz w:val="16"/>
                <w:szCs w:val="16"/>
              </w:rPr>
            </w:pPr>
            <w:r w:rsidRPr="3EEC3E30" w:rsidR="3EEC3E30">
              <w:rPr>
                <w:sz w:val="16"/>
                <w:szCs w:val="16"/>
              </w:rPr>
              <w:t>permitted</w:t>
            </w:r>
            <w:r w:rsidRPr="3EEC3E30" w:rsidR="3EEC3E30">
              <w:rPr>
                <w:sz w:val="16"/>
                <w:szCs w:val="16"/>
              </w:rPr>
              <w:t xml:space="preserve"> after ##FASTA</w:t>
            </w:r>
          </w:p>
        </w:tc>
        <w:tc>
          <w:tcPr>
            <w:tcW w:w="4020" w:type="dxa"/>
            <w:tcMar/>
            <w:vAlign w:val="top"/>
          </w:tcPr>
          <w:p w:rsidR="3EEC3E30" w:rsidP="3EEC3E30" w:rsidRDefault="3EEC3E30" w14:paraId="5F53C3AA" w14:textId="602D559F">
            <w:pPr>
              <w:pStyle w:val="Normal"/>
              <w:ind w:left="0" w:hanging="0"/>
              <w:rPr>
                <w:sz w:val="16"/>
                <w:szCs w:val="16"/>
              </w:rPr>
            </w:pPr>
            <w:r w:rsidRPr="3EEC3E30" w:rsidR="3EEC3E30">
              <w:rPr>
                <w:sz w:val="16"/>
                <w:szCs w:val="16"/>
              </w:rPr>
              <w:t>separate file for nucleotide exchange</w:t>
            </w:r>
          </w:p>
        </w:tc>
      </w:tr>
      <w:tr w:rsidR="3EEC3E30" w:rsidTr="3EEC3E30" w14:paraId="349C0BC2">
        <w:trPr>
          <w:trHeight w:val="300"/>
        </w:trPr>
        <w:tc>
          <w:tcPr>
            <w:tcW w:w="2171" w:type="dxa"/>
            <w:shd w:val="clear" w:color="auto" w:fill="4F81BD" w:themeFill="accent1"/>
            <w:tcMar/>
            <w:vAlign w:val="top"/>
          </w:tcPr>
          <w:p w:rsidR="3EEC3E30" w:rsidP="3EEC3E30" w:rsidRDefault="3EEC3E30" w14:paraId="50C3F876" w14:textId="51C3B08D">
            <w:pPr>
              <w:pStyle w:val="Normal"/>
              <w:ind w:left="0" w:hanging="0"/>
              <w:rPr>
                <w:color w:val="FFFFFF" w:themeColor="background1" w:themeTint="FF" w:themeShade="FF"/>
                <w:sz w:val="16"/>
                <w:szCs w:val="16"/>
              </w:rPr>
            </w:pPr>
            <w:r w:rsidRPr="3EEC3E30" w:rsidR="3EEC3E30">
              <w:rPr>
                <w:color w:val="FFFFFF" w:themeColor="background1" w:themeTint="FF" w:themeShade="FF"/>
                <w:sz w:val="16"/>
                <w:szCs w:val="16"/>
              </w:rPr>
              <w:t>Peptide FASTA</w:t>
            </w:r>
          </w:p>
        </w:tc>
        <w:tc>
          <w:tcPr>
            <w:tcW w:w="3277" w:type="dxa"/>
            <w:tcMar/>
            <w:vAlign w:val="top"/>
          </w:tcPr>
          <w:p w:rsidR="3EEC3E30" w:rsidP="3EEC3E30" w:rsidRDefault="3EEC3E30" w14:paraId="3E0EA03E" w14:textId="1C9730B5">
            <w:pPr>
              <w:pStyle w:val="Normal"/>
              <w:ind w:left="0" w:hanging="0"/>
              <w:rPr>
                <w:sz w:val="16"/>
                <w:szCs w:val="16"/>
              </w:rPr>
            </w:pPr>
            <w:r w:rsidRPr="3EEC3E30" w:rsidR="3EEC3E30">
              <w:rPr>
                <w:sz w:val="16"/>
                <w:szCs w:val="16"/>
              </w:rPr>
              <w:t>not ordinary GFF3 expectation</w:t>
            </w:r>
          </w:p>
        </w:tc>
        <w:tc>
          <w:tcPr>
            <w:tcW w:w="4020" w:type="dxa"/>
            <w:tcMar/>
            <w:vAlign w:val="top"/>
          </w:tcPr>
          <w:p w:rsidR="3EEC3E30" w:rsidP="3EEC3E30" w:rsidRDefault="3EEC3E30" w14:paraId="1505001C" w14:textId="316BBB02">
            <w:pPr>
              <w:pStyle w:val="Normal"/>
              <w:ind w:left="0" w:hanging="0"/>
              <w:rPr>
                <w:sz w:val="16"/>
                <w:szCs w:val="16"/>
              </w:rPr>
            </w:pPr>
            <w:r w:rsidRPr="3EEC3E30" w:rsidR="3EEC3E30">
              <w:rPr>
                <w:sz w:val="16"/>
                <w:szCs w:val="16"/>
              </w:rPr>
              <w:t>INSDC-specific if retained</w:t>
            </w:r>
          </w:p>
        </w:tc>
      </w:tr>
    </w:tbl>
    <w:p w:rsidR="46BB9C23" w:rsidP="3EEC3E30" w:rsidRDefault="46BB9C23" w14:paraId="621115D0" w14:textId="240E5DB3">
      <w:pPr>
        <w:pStyle w:val="Normal"/>
        <w:rPr>
          <w:noProof w:val="0"/>
          <w:lang w:val="en-GB"/>
        </w:rPr>
      </w:pPr>
    </w:p>
    <w:p w:rsidR="46BB9C23" w:rsidP="3EEC3E30" w:rsidRDefault="46BB9C23" w14:paraId="4242C109" w14:textId="4EFF62FF">
      <w:pPr>
        <w:pStyle w:val="Heading2"/>
        <w:ind w:left="0" w:hanging="0" w:firstLine="720"/>
        <w:rPr>
          <w:noProof w:val="0"/>
          <w:lang w:val="en-GB"/>
        </w:rPr>
      </w:pPr>
    </w:p>
    <w:p w:rsidR="46BB9C23" w:rsidP="46BB9C23" w:rsidRDefault="46BB9C23" w14:paraId="40E41967" w14:textId="431F4E4B">
      <w:pPr>
        <w:pStyle w:val="Heading2"/>
        <w:ind w:left="0" w:hanging="0" w:firstLine="720"/>
        <w:rPr>
          <w:noProof w:val="0"/>
          <w:lang w:val="en-GB"/>
        </w:rPr>
      </w:pPr>
      <w:bookmarkStart w:name="_Toc2017261761" w:id="594230568"/>
      <w:r w:rsidRPr="1ED3BE92" w:rsidR="1ED3BE92">
        <w:rPr>
          <w:noProof w:val="0"/>
          <w:lang w:val="en-GB"/>
        </w:rPr>
        <w:t>Validation of INSDC GFF</w:t>
      </w:r>
      <w:bookmarkEnd w:id="594230568"/>
    </w:p>
    <w:p w:rsidR="00C83DD1" w:rsidRDefault="00C83DD1" w14:paraId="4CCF99EA" w14:textId="77777777">
      <w:pPr>
        <w:ind w:left="0" w:firstLine="0"/>
      </w:pPr>
    </w:p>
    <w:p w:rsidR="7B39BD6A" w:rsidP="7B39BD6A" w:rsidRDefault="7B39BD6A" w14:paraId="38C448F4" w14:textId="02C47EFE">
      <w:pPr>
        <w:numPr>
          <w:ilvl w:val="0"/>
          <w:numId w:val="3"/>
        </w:numPr>
        <w:ind w:firstLine="0"/>
      </w:pPr>
      <w:r w:rsidRPr="7B39BD6A">
        <w:t>Validation of INSDC GFF is automatically performed by a code base, which you are encouraged to use, they are currently located here:</w:t>
      </w:r>
    </w:p>
    <w:p w:rsidR="7B39BD6A" w:rsidP="7B39BD6A" w:rsidRDefault="7B39BD6A" w14:paraId="59FFC8B0" w14:textId="352A7470">
      <w:pPr>
        <w:numPr>
          <w:ilvl w:val="1"/>
          <w:numId w:val="3"/>
        </w:numPr>
        <w:ind w:firstLine="0"/>
      </w:pPr>
      <w:r w:rsidRPr="7B39BD6A">
        <w:t xml:space="preserve">Java Code: </w:t>
      </w:r>
      <w:hyperlink r:id="rId13">
        <w:r w:rsidRPr="7B39BD6A">
          <w:rPr>
            <w:rStyle w:val="Hyperlink"/>
          </w:rPr>
          <w:t>https://github.com/enasequence/gff3tools/tree/main</w:t>
        </w:r>
      </w:hyperlink>
    </w:p>
    <w:p w:rsidR="00C83DD1" w:rsidP="46BB9C23" w:rsidRDefault="00C83DD1" w14:paraId="706EC6A0" w14:textId="458616CE">
      <w:pPr>
        <w:numPr>
          <w:ilvl w:val="1"/>
          <w:numId w:val="3"/>
        </w:numPr>
        <w:ind w:firstLine="0"/>
        <w:rPr/>
      </w:pPr>
      <w:r w:rsidR="46BB9C23">
        <w:rPr/>
        <w:t xml:space="preserve">A UI exists: </w:t>
      </w:r>
      <w:hyperlink r:id="R0215d88ad6f3496f">
        <w:r w:rsidRPr="46BB9C23" w:rsidR="46BB9C23">
          <w:rPr>
            <w:rStyle w:val="Hyperlink"/>
          </w:rPr>
          <w:t>https://www.ebi.ac.uk/ena/gff3/converter/</w:t>
        </w:r>
      </w:hyperlink>
    </w:p>
    <w:p w:rsidR="00C83DD1" w:rsidP="46BB9C23" w:rsidRDefault="00C83DD1" w14:paraId="53482DDD" w14:textId="2E75EE80">
      <w:pPr>
        <w:numPr>
          <w:ilvl w:val="0"/>
          <w:numId w:val="3"/>
        </w:numPr>
        <w:ind w:firstLine="0"/>
        <w:rPr/>
      </w:pPr>
      <w:commentRangeStart w:id="93"/>
      <w:r w:rsidR="46BB9C23">
        <w:rPr/>
        <w:t>Automated validations checks will be computational performed. Validation errors will be collated and collectively provided to the submitter</w:t>
      </w:r>
      <w:r w:rsidR="46BB9C23">
        <w:rPr/>
        <w:t xml:space="preserve">.  </w:t>
      </w:r>
      <w:r w:rsidR="46BB9C23">
        <w:rPr/>
        <w:t>Some minor validation aspects will be automatically corrected.</w:t>
      </w:r>
      <w:commentRangeEnd w:id="93"/>
      <w:r>
        <w:rPr>
          <w:rStyle w:val="CommentReference"/>
        </w:rPr>
        <w:commentReference w:id="93"/>
      </w:r>
    </w:p>
    <w:p w:rsidR="1D9EE086" w:rsidP="1D9EE086" w:rsidRDefault="1D9EE086" w14:paraId="15D9D90D" w14:textId="0826EE79">
      <w:pPr>
        <w:ind w:left="0" w:firstLine="0"/>
      </w:pPr>
    </w:p>
    <w:p w:rsidR="1D9EE086" w:rsidP="46BB9C23" w:rsidRDefault="1D9EE086" w14:paraId="2ECFEF71" w14:textId="2AD0880D">
      <w:pPr>
        <w:pStyle w:val="Heading2"/>
        <w:ind w:left="0" w:hanging="0"/>
        <w:rPr>
          <w:noProof w:val="0"/>
          <w:lang w:val="en-GB"/>
        </w:rPr>
      </w:pPr>
      <w:commentRangeStart w:id="496689436"/>
      <w:bookmarkStart w:name="_Toc209808998" w:id="1304829810"/>
      <w:r w:rsidRPr="1ED3BE92" w:rsidR="1ED3BE92">
        <w:rPr>
          <w:noProof w:val="0"/>
          <w:lang w:val="en-GB"/>
        </w:rPr>
        <w:t>Conformance scope</w:t>
      </w:r>
      <w:bookmarkEnd w:id="1304829810"/>
    </w:p>
    <w:p w:rsidR="1D9EE086" w:rsidP="46BB9C23" w:rsidRDefault="1D9EE086" w14:paraId="46A44145" w14:textId="17EFE0FB">
      <w:pPr>
        <w:spacing w:before="240" w:beforeAutospacing="off" w:after="240" w:afterAutospacing="off"/>
        <w:ind w:left="0" w:hanging="0"/>
      </w:pPr>
      <w:r w:rsidRPr="46BB9C23" w:rsidR="46BB9C23">
        <w:rPr>
          <w:rFonts w:ascii="Arial" w:hAnsi="Arial" w:eastAsia="Arial" w:cs="Arial"/>
          <w:noProof w:val="0"/>
          <w:color w:val="000000" w:themeColor="text1" w:themeTint="FF" w:themeShade="FF"/>
          <w:sz w:val="28"/>
          <w:szCs w:val="28"/>
          <w:lang w:val="en-GB"/>
        </w:rPr>
        <w:t>This specification applies to:</w:t>
      </w:r>
    </w:p>
    <w:p w:rsidR="1D9EE086" w:rsidP="46BB9C23" w:rsidRDefault="1D9EE086" w14:paraId="1BE44691" w14:textId="7DD70824">
      <w:pPr>
        <w:pStyle w:val="ListParagraph"/>
        <w:numPr>
          <w:ilvl w:val="0"/>
          <w:numId w:val="10"/>
        </w:numPr>
        <w:spacing w:before="0" w:beforeAutospacing="off" w:after="0" w:afterAutospacing="off"/>
        <w:ind/>
        <w:rPr>
          <w:rFonts w:ascii="Arial" w:hAnsi="Arial" w:eastAsia="Arial" w:cs="Arial"/>
          <w:noProof w:val="0"/>
          <w:color w:val="000000" w:themeColor="text1" w:themeTint="FF" w:themeShade="FF"/>
          <w:sz w:val="28"/>
          <w:szCs w:val="28"/>
          <w:lang w:val="en-GB"/>
        </w:rPr>
      </w:pPr>
      <w:r w:rsidRPr="46BB9C23" w:rsidR="46BB9C23">
        <w:rPr>
          <w:rFonts w:ascii="Arial" w:hAnsi="Arial" w:eastAsia="Arial" w:cs="Arial"/>
          <w:noProof w:val="0"/>
          <w:color w:val="000000" w:themeColor="text1" w:themeTint="FF" w:themeShade="FF"/>
          <w:sz w:val="28"/>
          <w:szCs w:val="28"/>
          <w:lang w:val="en-GB"/>
        </w:rPr>
        <w:t>GFF3 submitted to INSDC archives,</w:t>
      </w:r>
    </w:p>
    <w:p w:rsidR="1D9EE086" w:rsidP="46BB9C23" w:rsidRDefault="1D9EE086" w14:paraId="222BAE6C" w14:textId="2F72CD03">
      <w:pPr>
        <w:pStyle w:val="ListParagraph"/>
        <w:numPr>
          <w:ilvl w:val="0"/>
          <w:numId w:val="10"/>
        </w:numPr>
        <w:spacing w:before="0" w:beforeAutospacing="off" w:after="0" w:afterAutospacing="off"/>
        <w:ind/>
        <w:rPr>
          <w:rFonts w:ascii="Arial" w:hAnsi="Arial" w:eastAsia="Arial" w:cs="Arial"/>
          <w:noProof w:val="0"/>
          <w:color w:val="000000" w:themeColor="text1" w:themeTint="FF" w:themeShade="FF"/>
          <w:sz w:val="28"/>
          <w:szCs w:val="28"/>
          <w:lang w:val="en-GB"/>
        </w:rPr>
      </w:pPr>
      <w:r w:rsidRPr="46BB9C23" w:rsidR="46BB9C23">
        <w:rPr>
          <w:rFonts w:ascii="Arial" w:hAnsi="Arial" w:eastAsia="Arial" w:cs="Arial"/>
          <w:noProof w:val="0"/>
          <w:color w:val="000000" w:themeColor="text1" w:themeTint="FF" w:themeShade="FF"/>
          <w:sz w:val="28"/>
          <w:szCs w:val="28"/>
          <w:lang w:val="en-GB"/>
        </w:rPr>
        <w:t>GFF3 exchanged between INSDC partners,</w:t>
      </w:r>
    </w:p>
    <w:p w:rsidR="1D9EE086" w:rsidP="46BB9C23" w:rsidRDefault="1D9EE086" w14:paraId="09E903D6" w14:textId="040A127D">
      <w:pPr>
        <w:pStyle w:val="ListParagraph"/>
        <w:numPr>
          <w:ilvl w:val="0"/>
          <w:numId w:val="10"/>
        </w:numPr>
        <w:spacing w:before="0" w:beforeAutospacing="off" w:after="0" w:afterAutospacing="off"/>
        <w:ind/>
        <w:rPr>
          <w:rFonts w:ascii="Arial" w:hAnsi="Arial" w:eastAsia="Arial" w:cs="Arial"/>
          <w:noProof w:val="0"/>
          <w:color w:val="000000" w:themeColor="text1" w:themeTint="FF" w:themeShade="FF"/>
          <w:sz w:val="28"/>
          <w:szCs w:val="28"/>
          <w:lang w:val="en-GB"/>
        </w:rPr>
      </w:pPr>
      <w:r w:rsidRPr="46BB9C23" w:rsidR="46BB9C23">
        <w:rPr>
          <w:rFonts w:ascii="Arial" w:hAnsi="Arial" w:eastAsia="Arial" w:cs="Arial"/>
          <w:noProof w:val="0"/>
          <w:color w:val="000000" w:themeColor="text1" w:themeTint="FF" w:themeShade="FF"/>
          <w:sz w:val="28"/>
          <w:szCs w:val="28"/>
          <w:lang w:val="en-GB"/>
        </w:rPr>
        <w:t>GFF3 exported by INSDC systems where stated.</w:t>
      </w:r>
    </w:p>
    <w:p w:rsidR="1D9EE086" w:rsidP="46BB9C23" w:rsidRDefault="1D9EE086" w14:paraId="11B9D421" w14:textId="5799102B">
      <w:pPr>
        <w:pStyle w:val="Normal"/>
        <w:ind w:left="0" w:firstLine="0"/>
        <w:rPr>
          <w:rFonts w:ascii="Arial" w:hAnsi="Arial" w:eastAsia="Arial" w:cs="Arial"/>
          <w:noProof w:val="0"/>
          <w:color w:val="000000" w:themeColor="text1" w:themeTint="FF" w:themeShade="FF"/>
          <w:sz w:val="28"/>
          <w:szCs w:val="28"/>
          <w:lang w:val="en-GB"/>
        </w:rPr>
      </w:pPr>
      <w:r w:rsidRPr="46BB9C23" w:rsidR="46BB9C23">
        <w:rPr>
          <w:rFonts w:ascii="Arial" w:hAnsi="Arial" w:eastAsia="Arial" w:cs="Arial"/>
          <w:noProof w:val="0"/>
          <w:color w:val="000000" w:themeColor="text1" w:themeTint="FF" w:themeShade="FF"/>
          <w:sz w:val="28"/>
          <w:szCs w:val="28"/>
          <w:lang w:val="en-GB"/>
        </w:rPr>
        <w:t>Internal implementation models are outside the scope of this specification.</w:t>
      </w:r>
      <w:commentRangeEnd w:id="496689436"/>
      <w:r>
        <w:rPr>
          <w:rStyle w:val="CommentReference"/>
        </w:rPr>
        <w:commentReference w:id="496689436"/>
      </w:r>
    </w:p>
    <w:p w:rsidR="1D9EE086" w:rsidP="46BB9C23" w:rsidRDefault="1D9EE086" w14:paraId="1AE11159" w14:textId="6CA737F4">
      <w:pPr>
        <w:pStyle w:val="Heading1"/>
        <w:ind w:left="0" w:hanging="0"/>
      </w:pPr>
      <w:commentRangeStart w:id="809871949"/>
      <w:bookmarkStart w:name="_Toc795311570" w:id="176943716"/>
      <w:r w:rsidR="1ED3BE92">
        <w:rPr/>
        <w:t>Summary</w:t>
      </w:r>
      <w:bookmarkEnd w:id="176943716"/>
    </w:p>
    <w:p w:rsidR="1D9EE086" w:rsidP="1D9EE086" w:rsidRDefault="1D9EE086" w14:paraId="4ACDF579" w14:textId="1E7355CB">
      <w:pPr>
        <w:ind w:left="0" w:firstLine="0"/>
      </w:pPr>
    </w:p>
    <w:p w:rsidR="46BB9C23" w:rsidP="46BB9C23" w:rsidRDefault="46BB9C23" w14:paraId="5CA32F2E" w14:textId="25B82D59">
      <w:pPr>
        <w:spacing w:before="240" w:beforeAutospacing="off" w:after="240" w:afterAutospacing="off"/>
      </w:pPr>
      <w:r w:rsidRPr="46BB9C23" w:rsidR="46BB9C23">
        <w:rPr>
          <w:rFonts w:ascii="Arial" w:hAnsi="Arial" w:eastAsia="Arial" w:cs="Arial"/>
          <w:noProof w:val="0"/>
          <w:color w:val="000000" w:themeColor="text1" w:themeTint="FF" w:themeShade="FF"/>
          <w:sz w:val="28"/>
          <w:szCs w:val="28"/>
          <w:lang w:val="en-GB"/>
        </w:rPr>
        <w:t>The INSDC GFF3 Specification defines an interoperability profile of the Sequence Ontology GFF3 standard for submission to any International Nucleotide Sequence Database Collaboration (INSDC) member and intra-INSDC exchange. The specification constrains and clarifies aspects of GFF3 in order to support deterministic parsing, scalable validation, machine interoperability, and robust exchange between annotation generators, archives, and downstream analysis systems.</w:t>
      </w:r>
    </w:p>
    <w:p w:rsidR="46BB9C23" w:rsidP="46BB9C23" w:rsidRDefault="46BB9C23" w14:paraId="60A251A9" w14:textId="2F482541">
      <w:pPr>
        <w:spacing w:before="240" w:beforeAutospacing="off" w:after="240" w:afterAutospacing="off"/>
        <w:rPr>
          <w:rFonts w:ascii="Arial" w:hAnsi="Arial" w:eastAsia="Arial" w:cs="Arial"/>
          <w:noProof w:val="0"/>
          <w:color w:val="000000" w:themeColor="text1" w:themeTint="FF" w:themeShade="FF"/>
          <w:sz w:val="28"/>
          <w:szCs w:val="28"/>
          <w:lang w:val="en-GB"/>
        </w:rPr>
      </w:pPr>
      <w:r w:rsidRPr="70BF0514" w:rsidR="70BF0514">
        <w:rPr>
          <w:rFonts w:ascii="Arial" w:hAnsi="Arial" w:eastAsia="Arial" w:cs="Arial"/>
          <w:noProof w:val="0"/>
          <w:color w:val="000000" w:themeColor="text1" w:themeTint="FF" w:themeShade="FF"/>
          <w:sz w:val="28"/>
          <w:szCs w:val="28"/>
          <w:lang w:val="en-GB"/>
        </w:rPr>
        <w:t xml:space="preserve">The profile preserves compatibility with the broader GFF3 ecosystem where possible, while introducing </w:t>
      </w:r>
      <w:r w:rsidRPr="70BF0514" w:rsidR="70BF0514">
        <w:rPr>
          <w:rFonts w:ascii="Arial" w:hAnsi="Arial" w:eastAsia="Arial" w:cs="Arial"/>
          <w:noProof w:val="0"/>
          <w:color w:val="000000" w:themeColor="text1" w:themeTint="FF" w:themeShade="FF"/>
          <w:sz w:val="28"/>
          <w:szCs w:val="28"/>
          <w:lang w:val="en-GB"/>
        </w:rPr>
        <w:t>additional</w:t>
      </w:r>
      <w:r w:rsidRPr="70BF0514" w:rsidR="70BF0514">
        <w:rPr>
          <w:rFonts w:ascii="Arial" w:hAnsi="Arial" w:eastAsia="Arial" w:cs="Arial"/>
          <w:noProof w:val="0"/>
          <w:color w:val="000000" w:themeColor="text1" w:themeTint="FF" w:themeShade="FF"/>
          <w:sz w:val="28"/>
          <w:szCs w:val="28"/>
          <w:lang w:val="en-GB"/>
        </w:rPr>
        <w:t xml:space="preserve"> requirements and conventions needed for long-term archival exchange, biological validation, and </w:t>
      </w:r>
      <w:r w:rsidRPr="70BF0514" w:rsidR="70BF0514">
        <w:rPr>
          <w:rFonts w:ascii="Arial" w:hAnsi="Arial" w:eastAsia="Arial" w:cs="Arial"/>
          <w:noProof w:val="0"/>
          <w:color w:val="000000" w:themeColor="text1" w:themeTint="FF" w:themeShade="FF"/>
          <w:sz w:val="28"/>
          <w:szCs w:val="28"/>
          <w:lang w:val="en-GB"/>
        </w:rPr>
        <w:t>roundtripping</w:t>
      </w:r>
      <w:r w:rsidRPr="70BF0514" w:rsidR="70BF0514">
        <w:rPr>
          <w:rFonts w:ascii="Arial" w:hAnsi="Arial" w:eastAsia="Arial" w:cs="Arial"/>
          <w:noProof w:val="0"/>
          <w:color w:val="000000" w:themeColor="text1" w:themeTint="FF" w:themeShade="FF"/>
          <w:sz w:val="28"/>
          <w:szCs w:val="28"/>
          <w:lang w:val="en-GB"/>
        </w:rPr>
        <w:t xml:space="preserve"> with INSDC flat file representations e.g. GenBank. It additionally defines handling of important biological edge cases including circular sequences, translation exceptions, trans-splicing, and ribosomal slippage.</w:t>
      </w:r>
      <w:commentRangeEnd w:id="809871949"/>
      <w:r>
        <w:rPr>
          <w:rStyle w:val="CommentReference"/>
        </w:rPr>
        <w:commentReference w:id="809871949"/>
      </w:r>
    </w:p>
    <w:p w:rsidR="46BB9C23" w:rsidP="46BB9C23" w:rsidRDefault="46BB9C23" w14:paraId="41F2F639" w14:textId="5BED7232">
      <w:pPr>
        <w:pStyle w:val="Normal"/>
        <w:ind w:left="0" w:firstLine="0"/>
        <w:rPr>
          <w:rFonts w:ascii="Arial" w:hAnsi="Arial" w:eastAsia="Arial" w:cs="Arial"/>
          <w:noProof w:val="0"/>
          <w:color w:val="000000" w:themeColor="text1" w:themeTint="FF" w:themeShade="FF"/>
          <w:sz w:val="28"/>
          <w:szCs w:val="28"/>
          <w:lang w:val="en-GB"/>
        </w:rPr>
      </w:pPr>
    </w:p>
    <w:sectPr w:rsidR="00C83DD1">
      <w:pgSz w:w="12240" w:h="15840" w:orient="portrait"/>
      <w:pgMar w:top="720" w:right="720" w:bottom="720" w:left="720" w:header="720" w:footer="720" w:gutter="0"/>
      <w:pgNumType w:start="1"/>
      <w:cols w:space="720"/>
      <w:footerReference w:type="default" r:id="R39537105d96549b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W" w:author="Peter Woollard" w:date="2026-05-07T17:15:00Z" w:id="4">
    <w:p w:rsidR="00DD4910" w:rsidRDefault="00DD4910" w14:paraId="6B97987D" w14:textId="11F1D9F0">
      <w:pPr>
        <w:pStyle w:val="CommentText"/>
      </w:pPr>
      <w:r>
        <w:rPr>
          <w:rStyle w:val="CommentReference"/>
        </w:rPr>
        <w:annotationRef/>
      </w:r>
      <w:r w:rsidRPr="60EDACA4">
        <w:t>Need to added more to reflect the wider team we have now</w:t>
      </w:r>
    </w:p>
  </w:comment>
  <w:comment w:initials="PW" w:author="Peter Woollard" w:date="2026-05-11T09:34:00Z" w:id="5">
    <w:p w:rsidR="00DD4910" w:rsidRDefault="00DD4910" w14:paraId="7EB8AE8A" w14:textId="6AB201B4">
      <w:pPr>
        <w:pStyle w:val="CommentText"/>
      </w:pPr>
      <w:r>
        <w:rPr>
          <w:rStyle w:val="CommentReference"/>
        </w:rPr>
        <w:annotationRef/>
      </w:r>
      <w:r w:rsidRPr="4F752F66">
        <w:t>Believe that this is now done</w:t>
      </w:r>
    </w:p>
  </w:comment>
  <w:comment w:initials="PW" w:author="Peter Woollard" w:date="2026-05-08T17:19:00Z" w:id="13">
    <w:p w:rsidR="00DD4910" w:rsidRDefault="00DD4910" w14:paraId="675CE7B9" w14:textId="3F92F94B">
      <w:pPr>
        <w:pStyle w:val="CommentText"/>
      </w:pPr>
      <w:r>
        <w:rPr>
          <w:rStyle w:val="CommentReference"/>
        </w:rPr>
        <w:annotationRef/>
      </w:r>
      <w:r w:rsidRPr="65FB6801">
        <w:t>Question for wider INSDC, does it have to be ASCII?</w:t>
      </w:r>
    </w:p>
  </w:comment>
  <w:comment w:initials="PW" w:author="Peter Woollard" w:date="2026-05-08T16:25:00Z" w:id="15">
    <w:p w:rsidR="00DD4910" w:rsidRDefault="00DD4910" w14:paraId="102C93CC" w14:textId="2EFC0622">
      <w:pPr>
        <w:pStyle w:val="CommentText"/>
      </w:pPr>
      <w:r>
        <w:rPr>
          <w:rStyle w:val="CommentReference"/>
        </w:rPr>
        <w:annotationRef/>
      </w:r>
      <w:r w:rsidRPr="2C3FB879">
        <w:t>Adding #!insdc-gff-version directive. as agreed in the minutes</w:t>
      </w:r>
    </w:p>
  </w:comment>
  <w:comment w:initials="PW" w:author="Peter Woollard" w:date="2026-05-11T11:34:00Z" w:id="16">
    <w:p w:rsidR="00DD4910" w:rsidRDefault="00DD4910" w14:paraId="193893C7" w14:textId="35541B7C">
      <w:pPr>
        <w:pStyle w:val="CommentText"/>
      </w:pPr>
      <w:r>
        <w:rPr>
          <w:rStyle w:val="CommentReference"/>
        </w:rPr>
        <w:annotationRef/>
      </w:r>
      <w:r w:rsidRPr="44C71AA6">
        <w:t>trying to clarify that id and not name is used.</w:t>
      </w:r>
    </w:p>
  </w:comment>
  <w:comment w:initials="TM" w:author="Terence Murphy" w:date="2025-12-04T07:26:00Z" w:id="19">
    <w:p w:rsidR="00DD4910" w:rsidRDefault="00DD4910" w14:paraId="365F4712" w14:textId="110152E2">
      <w:pPr>
        <w:pStyle w:val="CommentText"/>
      </w:pPr>
      <w:r>
        <w:rPr>
          <w:rStyle w:val="CommentReference"/>
        </w:rPr>
        <w:annotationRef/>
      </w:r>
      <w:r w:rsidRPr="11DBF528">
        <w:t>this will need to be revised for allowing protein FASTA</w:t>
      </w:r>
    </w:p>
  </w:comment>
  <w:comment w:initials="PW" w:author="Peter Woollard" w:date="2026-02-11T15:29:00Z" w:id="20">
    <w:p w:rsidR="00DD4910" w:rsidRDefault="00DD4910" w14:paraId="321C2DAD" w14:textId="5C676FF3">
      <w:pPr>
        <w:pStyle w:val="CommentText"/>
      </w:pPr>
      <w:r>
        <w:rPr>
          <w:rStyle w:val="CommentReference"/>
        </w:rPr>
        <w:annotationRef/>
      </w:r>
      <w:r w:rsidRPr="203D8925">
        <w:t>agree, done.</w:t>
      </w:r>
    </w:p>
  </w:comment>
  <w:comment w:initials="PW" w:author="Peter Woollard" w:date="2026-02-12T12:38:00Z" w:id="24">
    <w:p w:rsidR="00DD4910" w:rsidRDefault="00DD4910" w14:paraId="310381FC" w14:textId="317D35AC">
      <w:pPr>
        <w:pStyle w:val="CommentText"/>
      </w:pPr>
      <w:r>
        <w:rPr>
          <w:rStyle w:val="CommentReference"/>
        </w:rPr>
        <w:annotationRef/>
      </w:r>
      <w:r w:rsidRPr="36A8D508">
        <w:t>what about col9? n.b. not in our INSDC recognised list?</w:t>
      </w:r>
    </w:p>
  </w:comment>
  <w:comment w:initials="PW" w:author="Peter Woollard" w:date="2026-05-11T13:33:00Z" w:id="28">
    <w:p w:rsidR="00DD4910" w:rsidRDefault="00DD4910" w14:paraId="083B7B77" w14:textId="0E8444F4">
      <w:pPr>
        <w:pStyle w:val="CommentText"/>
      </w:pPr>
      <w:r>
        <w:rPr>
          <w:rStyle w:val="CommentReference"/>
        </w:rPr>
        <w:annotationRef/>
      </w:r>
      <w:r w:rsidRPr="1E5F720F">
        <w:t>is this how people expected it for allowing changes to the translation table? Please improve</w:t>
      </w:r>
    </w:p>
  </w:comment>
  <w:comment w:initials="TM" w:author="Terence Murphy" w:date="2025-12-04T07:28:00Z" w:id="30">
    <w:p w:rsidR="00DD4910" w:rsidRDefault="00DD4910" w14:paraId="16F551F1" w14:textId="6F054B16">
      <w:pPr>
        <w:pStyle w:val="CommentText"/>
      </w:pPr>
      <w:r>
        <w:rPr>
          <w:rStyle w:val="CommentReference"/>
        </w:rPr>
        <w:annotationRef/>
      </w:r>
      <w:r w:rsidRPr="469A454D">
        <w:t>we'll need to double-check if any of the SO types we're using are actually derived_from. mat_peptide comes to mind.</w:t>
      </w:r>
    </w:p>
  </w:comment>
  <w:comment w:initials="PW" w:author="Peter Woollard" w:date="2026-02-11T16:21:00Z" w:id="31">
    <w:p w:rsidR="00DD4910" w:rsidRDefault="00DD4910" w14:paraId="573D05D8" w14:textId="59F23D26">
      <w:pPr>
        <w:pStyle w:val="CommentText"/>
      </w:pPr>
      <w:r>
        <w:rPr>
          <w:rStyle w:val="CommentReference"/>
        </w:rPr>
        <w:annotationRef/>
      </w:r>
      <w:r w:rsidRPr="20DBAD66">
        <w:t xml:space="preserve">mature_peptide_region is descendent of  sequence_feature </w:t>
      </w:r>
      <w:hyperlink r:id="rId1">
        <w:r w:rsidRPr="5B43C48C">
          <w:t>http://www.sequenceontology.org/browser/current_release/term/SO:0000419</w:t>
        </w:r>
      </w:hyperlink>
      <w:r w:rsidRPr="0A3111D3">
        <w:t xml:space="preserve"> (I have filtered through many GFF3s. but not comprehensive. I have not seen any features that are descendants of "feature_attribute", "polymer_attribute", "sequence_collection" or "sequence_variant" </w:t>
      </w:r>
    </w:p>
  </w:comment>
  <w:comment w:initials="PW" w:author="Peter Woollard" w:date="2026-02-11T16:21:00Z" w:id="32">
    <w:p w:rsidR="00DD4910" w:rsidRDefault="00DD4910" w14:paraId="5E8F465E" w14:textId="3EBA1C04">
      <w:pPr>
        <w:pStyle w:val="CommentText"/>
      </w:pPr>
      <w:r>
        <w:rPr>
          <w:rStyle w:val="CommentReference"/>
        </w:rPr>
        <w:annotationRef/>
      </w:r>
      <w:r w:rsidRPr="401A2087">
        <w:t>However if this is an unnecessary restriction, lets take it out.</w:t>
      </w:r>
    </w:p>
  </w:comment>
  <w:comment w:initials="PW" w:author="Peter Woollard" w:date="2026-02-12T12:44:00Z" w:id="33">
    <w:p w:rsidR="00DD4910" w:rsidRDefault="00DD4910" w14:paraId="375CA9BA" w14:textId="20E5B75E">
      <w:pPr>
        <w:pStyle w:val="CommentText"/>
      </w:pPr>
      <w:r>
        <w:rPr>
          <w:rStyle w:val="CommentReference"/>
        </w:rPr>
        <w:annotationRef/>
      </w:r>
      <w:r w:rsidRPr="5B004B6B">
        <w:t>We will need to do a comprehensive check.</w:t>
      </w:r>
    </w:p>
  </w:comment>
  <w:comment w:initials="PW" w:author="Peter Woollard" w:date="2026-05-08T17:02:00Z" w:id="37">
    <w:p w:rsidR="00DD4910" w:rsidRDefault="00DD4910" w14:paraId="4BD7B919" w14:textId="780C94B7">
      <w:pPr>
        <w:pStyle w:val="CommentText"/>
      </w:pPr>
      <w:r>
        <w:rPr>
          <w:rStyle w:val="CommentReference"/>
        </w:rPr>
        <w:annotationRef/>
      </w:r>
      <w:r w:rsidRPr="61084263">
        <w:t>Added in the sort order, please review.</w:t>
      </w:r>
    </w:p>
  </w:comment>
  <w:comment w:initials="TM" w:author="Terence Murphy" w:date="2026-03-26T07:34:00Z" w:id="65">
    <w:p w:rsidR="00DD4910" w:rsidRDefault="00DD4910" w14:paraId="524E88F2" w14:textId="15D0AF10">
      <w:pPr>
        <w:pStyle w:val="CommentText"/>
      </w:pPr>
      <w:r>
        <w:rPr>
          <w:rStyle w:val="CommentReference"/>
        </w:rPr>
        <w:annotationRef/>
      </w:r>
      <w:r w:rsidRPr="216BD068">
        <w:t>this is the phrase from the feature table doc, but I see some records that phrase this as "stop codon is completed..."</w:t>
      </w:r>
    </w:p>
  </w:comment>
  <w:comment w:initials="TM" w:author="Terence Murphy" w:date="2026-03-26T07:43:00Z" w:id="70">
    <w:p w:rsidR="00DD4910" w:rsidRDefault="00DD4910" w14:paraId="52A8823C" w14:textId="4A3BFD64">
      <w:pPr>
        <w:pStyle w:val="CommentText"/>
      </w:pPr>
      <w:r>
        <w:rPr>
          <w:rStyle w:val="CommentReference"/>
        </w:rPr>
        <w:annotationRef/>
      </w:r>
      <w:r w:rsidRPr="69E9B56E">
        <w:t>FOR DISCUSSION: use 3 letter terms (Gly) like current feature table, or 1 letter, or spell out entirely? The spelled out terms are the primary terms in SO, with 1 and 3 letter abbreviations provided as synonyms, so technically all are compliant with SO but the full words are preferred.</w:t>
      </w:r>
    </w:p>
  </w:comment>
  <w:comment w:initials="TM" w:author="Terence Murphy" w:date="2026-03-26T09:05:00Z" w:id="71">
    <w:p w:rsidR="00DD4910" w:rsidRDefault="00DD4910" w14:paraId="11497CF2" w14:textId="487FEBA7">
      <w:pPr>
        <w:pStyle w:val="CommentText"/>
      </w:pPr>
      <w:r>
        <w:rPr>
          <w:rStyle w:val="CommentReference"/>
        </w:rPr>
        <w:annotationRef/>
      </w:r>
      <w:r w:rsidRPr="433AACB5">
        <w:t>need to specify what to use for "other"</w:t>
      </w:r>
    </w:p>
  </w:comment>
  <w:comment w:initials="TM" w:author="Terence Murphy" w:date="2026-03-26T09:09:00Z" w:id="72">
    <w:p w:rsidR="00DD4910" w:rsidRDefault="00DD4910" w14:paraId="13A6B03B" w14:textId="1C0E8E87">
      <w:pPr>
        <w:pStyle w:val="CommentText"/>
      </w:pPr>
      <w:r>
        <w:rPr>
          <w:rStyle w:val="CommentReference"/>
        </w:rPr>
        <w:annotationRef/>
      </w:r>
      <w:r w:rsidRPr="4F1CC669">
        <w:t>need to check on the behavior for modified residues</w:t>
      </w:r>
    </w:p>
  </w:comment>
  <w:comment w:initials="TM" w:author="Terence Murphy" w:date="2026-03-26T08:23:00Z" w:id="73">
    <w:p w:rsidR="00DD4910" w:rsidRDefault="00DD4910" w14:paraId="4C80234F" w14:textId="2391D4B0">
      <w:pPr>
        <w:pStyle w:val="CommentText"/>
      </w:pPr>
      <w:r>
        <w:rPr>
          <w:rStyle w:val="CommentReference"/>
        </w:rPr>
        <w:annotationRef/>
      </w:r>
      <w:r w:rsidRPr="09A95EEF">
        <w:t>we should include an example for this</w:t>
      </w:r>
    </w:p>
  </w:comment>
  <w:comment w:initials="TM" w:author="Terence Murphy" w:date="2026-03-26T09:13:00Z" w:id="81">
    <w:p w:rsidR="00DD4910" w:rsidRDefault="00DD4910" w14:paraId="72DAC401" w14:textId="298D38D2">
      <w:pPr>
        <w:pStyle w:val="CommentText"/>
      </w:pPr>
      <w:r>
        <w:rPr>
          <w:rStyle w:val="CommentReference"/>
        </w:rPr>
        <w:annotationRef/>
      </w:r>
      <w:r w:rsidRPr="0B27E9FF">
        <w:t>must be 3 bp</w:t>
      </w:r>
    </w:p>
  </w:comment>
  <w:comment w:initials="PW" w:author="Peter Woollard" w:date="2026-05-11T15:22:00Z" w:id="82">
    <w:p w:rsidR="00DD4910" w:rsidRDefault="00DD4910" w14:paraId="3EE034C9" w14:textId="2550D7ED">
      <w:pPr>
        <w:pStyle w:val="CommentText"/>
      </w:pPr>
      <w:r>
        <w:rPr>
          <w:rStyle w:val="CommentReference"/>
        </w:rPr>
        <w:annotationRef/>
      </w:r>
      <w:r w:rsidRPr="38305710">
        <w:t>added that requirement in</w:t>
      </w:r>
    </w:p>
  </w:comment>
  <w:comment w:initials="TM" w:author="Terence Murphy" w:date="2026-03-26T08:04:00Z" w:id="83">
    <w:p w:rsidR="00DD4910" w:rsidRDefault="00DD4910" w14:paraId="01FD1F8D" w14:textId="33119AD5">
      <w:pPr>
        <w:pStyle w:val="CommentText"/>
      </w:pPr>
      <w:r>
        <w:rPr>
          <w:rStyle w:val="CommentReference"/>
        </w:rPr>
        <w:annotationRef/>
      </w:r>
      <w:r w:rsidRPr="45FBAC96">
        <w:t>this needs discussion with SO. This term is a property of a polypeptide or biological_region, and not formally linked to anticodon. Our usage in column 9 doesn't have to correspond to SO terms or definitions, but it may be beneficial to try and align it better.</w:t>
      </w:r>
    </w:p>
  </w:comment>
  <w:comment w:initials="PW" w:author="Peter Woollard" w:date="2026-05-11T15:20:00Z" w:id="84">
    <w:p w:rsidR="00DD4910" w:rsidRDefault="00DD4910" w14:paraId="5110641B" w14:textId="7C473374">
      <w:pPr>
        <w:pStyle w:val="CommentText"/>
      </w:pPr>
      <w:r>
        <w:rPr>
          <w:rStyle w:val="CommentReference"/>
        </w:rPr>
        <w:annotationRef/>
      </w:r>
      <w:r w:rsidRPr="6D9CB777">
        <w:t>agree about the SO alignment</w:t>
      </w:r>
    </w:p>
  </w:comment>
  <w:comment w:initials="PW" w:author="Peter Woollard" w:date="1900-01-01T00:00:00Z" w:id="93">
    <w:p w:rsidR="00DD4910" w:rsidRDefault="00DD4910" w14:paraId="5408C0FD" w14:textId="42ADB526">
      <w:pPr>
        <w:pStyle w:val="CommentText"/>
      </w:pPr>
      <w:r>
        <w:rPr>
          <w:rStyle w:val="CommentReference"/>
        </w:rPr>
        <w:annotationRef/>
      </w:r>
      <w:r w:rsidRPr="4C8A824C">
        <w:t>my thinking now, is that this out of scope of minimum spec.. This ought to be in INSDC GFF3 convertors docs.</w:t>
      </w:r>
    </w:p>
  </w:comment>
  <w:comment xmlns:w="http://schemas.openxmlformats.org/wordprocessingml/2006/main" w:initials="PW" w:author="Peter Woollard" w:date="2026-05-12T11:14:21" w:id="97073840">
    <w:p xmlns:w14="http://schemas.microsoft.com/office/word/2010/wordml" xmlns:w="http://schemas.openxmlformats.org/wordprocessingml/2006/main" w:rsidR="2BB3E284" w:rsidRDefault="0A2F8198" w14:paraId="6A269137" w14:textId="64327F49">
      <w:pPr>
        <w:pStyle w:val="CommentText"/>
      </w:pPr>
      <w:r>
        <w:rPr>
          <w:rStyle w:val="CommentReference"/>
        </w:rPr>
        <w:annotationRef/>
      </w:r>
      <w:r w:rsidRPr="0A6B9FF5" w:rsidR="19562AB5">
        <w:t>This is how it is currently done in ENA, it makes transformation to flat file easier. it is less native for SO/GFF3. Lets discuss and recommend changes.</w:t>
      </w:r>
    </w:p>
  </w:comment>
  <w:comment xmlns:w="http://schemas.openxmlformats.org/wordprocessingml/2006/main" w:initials="PW" w:author="Peter Woollard" w:date="2026-05-12T11:39:40" w:id="1194159536">
    <w:p xmlns:w14="http://schemas.microsoft.com/office/word/2010/wordml" xmlns:w="http://schemas.openxmlformats.org/wordprocessingml/2006/main" w:rsidR="7F4BECC5" w:rsidRDefault="5056D0D4" w14:paraId="0BCC368A" w14:textId="45B54C06">
      <w:pPr>
        <w:pStyle w:val="CommentText"/>
      </w:pPr>
      <w:r>
        <w:rPr>
          <w:rStyle w:val="CommentReference"/>
        </w:rPr>
        <w:annotationRef/>
      </w:r>
      <w:r w:rsidRPr="65CE2F0E" w:rsidR="08158E78">
        <w:t>Example in ENA:</w:t>
      </w:r>
    </w:p>
    <w:p xmlns:w14="http://schemas.microsoft.com/office/word/2010/wordml" xmlns:w="http://schemas.openxmlformats.org/wordprocessingml/2006/main" w:rsidR="1BCEA52D" w:rsidRDefault="7B6B2C22" w14:paraId="4D1CC121" w14:textId="322D4823">
      <w:pPr>
        <w:pStyle w:val="CommentText"/>
      </w:pPr>
      <w:r w:rsidRPr="688E577D" w:rsidR="217EC276">
        <w:t>X64011.1	.	CDS	109	717	.	+	0	ID=CDS_sod;EC_number=1.15.1.1;gene=sod;product=superoxide dismutase;protein_id=CAA45406.1;transl_table=11;</w:t>
      </w:r>
    </w:p>
  </w:comment>
  <w:comment xmlns:w="http://schemas.openxmlformats.org/wordprocessingml/2006/main" w:initials="PW" w:author="Peter Woollard" w:date="2026-05-12T11:21:05" w:id="2001274688">
    <w:p xmlns:w14="http://schemas.microsoft.com/office/word/2010/wordml" xmlns:w="http://schemas.openxmlformats.org/wordprocessingml/2006/main" w:rsidR="3B978332" w:rsidRDefault="0CE3063A" w14:paraId="083F9C05" w14:textId="0FF415D3">
      <w:pPr>
        <w:pStyle w:val="CommentText"/>
      </w:pPr>
      <w:r>
        <w:rPr>
          <w:rStyle w:val="CommentReference"/>
        </w:rPr>
        <w:annotationRef/>
      </w:r>
      <w:r w:rsidRPr="17DBEB0B" w:rsidR="1A81BE93">
        <w:t>recoded_codon and stop_codon would be much easier to find, Terence's way.</w:t>
      </w:r>
    </w:p>
  </w:comment>
  <w:comment xmlns:w="http://schemas.openxmlformats.org/wordprocessingml/2006/main" w:initials="PW" w:author="Peter Woollard" w:date="2026-05-12T11:30:27" w:id="524627143">
    <w:p xmlns:w14="http://schemas.microsoft.com/office/word/2010/wordml" xmlns:w="http://schemas.openxmlformats.org/wordprocessingml/2006/main" w:rsidR="53009B9C" w:rsidRDefault="3E459016" w14:paraId="2A70A4EE" w14:textId="2019337B">
      <w:pPr>
        <w:pStyle w:val="CommentText"/>
      </w:pPr>
      <w:r>
        <w:rPr>
          <w:rStyle w:val="CommentReference"/>
        </w:rPr>
        <w:annotationRef/>
      </w:r>
      <w:r w:rsidRPr="4389B31B" w:rsidR="0FA69DB8">
        <w:t>Different behaviour currently in ENA!</w:t>
      </w:r>
    </w:p>
  </w:comment>
  <w:comment xmlns:w="http://schemas.openxmlformats.org/wordprocessingml/2006/main" w:initials="PW" w:author="Peter Woollard" w:date="05/13/2026 14:46:23" w:id="1743012260">
    <w:p xmlns:w14="http://schemas.microsoft.com/office/word/2010/wordml" w:rsidR="16CBF2B9" w:rsidRDefault="5CCA319F" w14:paraId="7438F307" w14:textId="29A08395">
      <w:pPr>
        <w:pStyle w:val="CommentText"/>
      </w:pPr>
      <w:r>
        <w:rPr>
          <w:rStyle w:val="CommentReference"/>
        </w:rPr>
        <w:annotationRef/>
      </w:r>
      <w:r w:rsidRPr="24AD80BA" w:rsidR="1F1AAAD5">
        <w:t>another chatGPT improvement suggestion</w:t>
      </w:r>
    </w:p>
  </w:comment>
  <w:comment xmlns:w="http://schemas.openxmlformats.org/wordprocessingml/2006/main" w:initials="PW" w:author="Peter Woollard" w:date="05/13/2026 16:04:07" w:id="1116683593">
    <w:p xmlns:w14="http://schemas.microsoft.com/office/word/2010/wordml" w:rsidR="61C87CC4" w:rsidRDefault="1B13F54F" w14:paraId="5797E09F" w14:textId="5EFE881D">
      <w:pPr>
        <w:pStyle w:val="CommentText"/>
      </w:pPr>
      <w:r>
        <w:rPr>
          <w:rStyle w:val="CommentReference"/>
        </w:rPr>
        <w:annotationRef/>
      </w:r>
      <w:r w:rsidRPr="52A304FF" w:rsidR="6CACCD26">
        <w:t>added all all this. Is it too permissive?</w:t>
      </w:r>
    </w:p>
  </w:comment>
  <w:comment xmlns:w="http://schemas.openxmlformats.org/wordprocessingml/2006/main" w:initials="PW" w:author="Peter Woollard" w:date="05/13/2026 16:04:36" w:id="1166197571">
    <w:p xmlns:w14="http://schemas.microsoft.com/office/word/2010/wordml" w:rsidR="139F74C2" w:rsidRDefault="27371C5D" w14:paraId="53450C43" w14:textId="1E63ADE8">
      <w:pPr>
        <w:pStyle w:val="CommentText"/>
      </w:pPr>
      <w:r>
        <w:rPr>
          <w:rStyle w:val="CommentReference"/>
        </w:rPr>
        <w:annotationRef/>
      </w:r>
      <w:r w:rsidRPr="65CE2F65" w:rsidR="41C58AC2">
        <w:t>is this correct?</w:t>
      </w:r>
    </w:p>
  </w:comment>
  <w:comment xmlns:w="http://schemas.openxmlformats.org/wordprocessingml/2006/main" w:initials="PW" w:author="Peter Woollard" w:date="2026-05-13T16:23:21" w:id="2072821351">
    <w:p xmlns:w14="http://schemas.microsoft.com/office/word/2010/wordml" xmlns:w="http://schemas.openxmlformats.org/wordprocessingml/2006/main" w:rsidR="2AA2D193" w:rsidRDefault="0D3F8658" w14:paraId="057C980B" w14:textId="48960059">
      <w:pPr>
        <w:pStyle w:val="CommentText"/>
      </w:pPr>
      <w:r>
        <w:rPr>
          <w:rStyle w:val="CommentReference"/>
        </w:rPr>
        <w:annotationRef/>
      </w:r>
      <w:r w:rsidRPr="002371B3" w:rsidR="75AA6716">
        <w:t>as elsewhere in specifications we request ASCII and not UTF-8</w:t>
      </w:r>
    </w:p>
  </w:comment>
  <w:comment xmlns:w="http://schemas.openxmlformats.org/wordprocessingml/2006/main" w:initials="PW" w:author="Peter Woollard" w:date="2026-05-13T17:36:42" w:id="809871949">
    <w:p xmlns:w14="http://schemas.microsoft.com/office/word/2010/wordml" xmlns:w="http://schemas.openxmlformats.org/wordprocessingml/2006/main" w:rsidR="0643FDE9" w:rsidRDefault="1C6921B4" w14:paraId="70186552" w14:textId="10ED7F96">
      <w:pPr>
        <w:pStyle w:val="CommentText"/>
      </w:pPr>
      <w:r>
        <w:rPr>
          <w:rStyle w:val="CommentReference"/>
        </w:rPr>
        <w:annotationRef/>
      </w:r>
      <w:r w:rsidRPr="1D62D516" w:rsidR="469B3161">
        <w:t>added</w:t>
      </w:r>
    </w:p>
  </w:comment>
  <w:comment xmlns:w="http://schemas.openxmlformats.org/wordprocessingml/2006/main" w:initials="PW" w:author="Peter Woollard" w:date="2026-05-13T17:37:00" w:id="496689436">
    <w:p xmlns:w14="http://schemas.microsoft.com/office/word/2010/wordml" xmlns:w="http://schemas.openxmlformats.org/wordprocessingml/2006/main" w:rsidR="5B9BDD43" w:rsidRDefault="329FBFF5" w14:paraId="1851FC9A" w14:textId="1BD3DCCC">
      <w:pPr>
        <w:pStyle w:val="CommentText"/>
      </w:pPr>
      <w:r>
        <w:rPr>
          <w:rStyle w:val="CommentReference"/>
        </w:rPr>
        <w:annotationRef/>
      </w:r>
      <w:r w:rsidRPr="75AEE7CF" w:rsidR="2E90EB9C">
        <w:t>added</w:t>
      </w:r>
    </w:p>
  </w:comment>
  <w:comment xmlns:w="http://schemas.openxmlformats.org/wordprocessingml/2006/main" w:initials="TM" w:author="Terence Murphy" w:date="2026-05-20T21:07:10" w:id="1114412503">
    <w:p xmlns:w14="http://schemas.microsoft.com/office/word/2010/wordml" xmlns:w="http://schemas.openxmlformats.org/wordprocessingml/2006/main" w:rsidR="4492DDB6" w:rsidRDefault="47BAE651" w14:paraId="786422F5" w14:textId="230AA852">
      <w:pPr>
        <w:pStyle w:val="CommentText"/>
      </w:pPr>
      <w:r>
        <w:rPr>
          <w:rStyle w:val="CommentReference"/>
        </w:rPr>
        <w:annotationRef/>
      </w:r>
      <w:r w:rsidRPr="79336E89" w:rsidR="27540AEF">
        <w:t>how about:</w:t>
      </w:r>
    </w:p>
    <w:p xmlns:w14="http://schemas.microsoft.com/office/word/2010/wordml" xmlns:w="http://schemas.openxmlformats.org/wordprocessingml/2006/main" w:rsidR="42262274" w:rsidRDefault="06A58AE0" w14:paraId="2830A399" w14:textId="2B45674F">
      <w:pPr>
        <w:pStyle w:val="CommentText"/>
      </w:pPr>
      <w:r w:rsidRPr="799BD1FE" w:rsidR="21EBF6FF">
        <w:t>#!transl_table=primary:1,mitochondrion:1,chloroplast:11</w:t>
      </w:r>
    </w:p>
    <w:p xmlns:w14="http://schemas.microsoft.com/office/word/2010/wordml" xmlns:w="http://schemas.openxmlformats.org/wordprocessingml/2006/main" w:rsidR="027AC986" w:rsidRDefault="6B89C359" w14:paraId="614C6210" w14:textId="1D7E8FEB">
      <w:pPr>
        <w:pStyle w:val="CommentText"/>
      </w:pPr>
    </w:p>
    <w:p xmlns:w14="http://schemas.microsoft.com/office/word/2010/wordml" xmlns:w="http://schemas.openxmlformats.org/wordprocessingml/2006/main" w:rsidR="30AF6324" w:rsidRDefault="1B682427" w14:paraId="289DFD99" w14:textId="20095B73">
      <w:pPr>
        <w:pStyle w:val="CommentText"/>
      </w:pPr>
      <w:r w:rsidRPr="55BC9410" w:rsidR="268B3194">
        <w:t>That's leaning on the Dbxref=tag:value,tag:value format convention. I'm suggesting primary instead of nuclear to be able to use a consistent term for euks and proks</w:t>
      </w:r>
    </w:p>
    <w:p xmlns:w14="http://schemas.microsoft.com/office/word/2010/wordml" xmlns:w="http://schemas.openxmlformats.org/wordprocessingml/2006/main" w:rsidR="6618BF76" w:rsidRDefault="03AB756C" w14:paraId="4D933D60" w14:textId="2D188E69">
      <w:pPr>
        <w:pStyle w:val="CommentText"/>
      </w:pPr>
    </w:p>
    <w:p xmlns:w14="http://schemas.microsoft.com/office/word/2010/wordml" xmlns:w="http://schemas.openxmlformats.org/wordprocessingml/2006/main" w:rsidR="15B793B2" w:rsidRDefault="3AC1A4F6" w14:paraId="0045E355" w14:textId="18CB97D4">
      <w:pPr>
        <w:pStyle w:val="CommentText"/>
      </w:pPr>
      <w:r w:rsidRPr="08713C30" w:rsidR="0F7011CE">
        <w:t>or could spell it out</w:t>
      </w:r>
    </w:p>
    <w:p xmlns:w14="http://schemas.microsoft.com/office/word/2010/wordml" xmlns:w="http://schemas.openxmlformats.org/wordprocessingml/2006/main" w:rsidR="45F5FCB7" w:rsidRDefault="4D70C447" w14:paraId="7ABBAC8C" w14:textId="42B1B399">
      <w:pPr>
        <w:pStyle w:val="CommentText"/>
      </w:pPr>
      <w:r w:rsidRPr="1D696ADD" w:rsidR="5C0B6FF6">
        <w:t>#!translation_table=</w:t>
      </w:r>
    </w:p>
  </w:comment>
  <w:comment xmlns:w="http://schemas.openxmlformats.org/wordprocessingml/2006/main" w:initials="TM" w:author="Terence Murphy" w:date="2026-05-20T21:17:50" w:id="978264264">
    <w:p xmlns:w14="http://schemas.microsoft.com/office/word/2010/wordml" xmlns:w="http://schemas.openxmlformats.org/wordprocessingml/2006/main" w:rsidR="33216EF4" w:rsidRDefault="36C0743E" w14:paraId="13E9FEE0" w14:textId="083BF704">
      <w:pPr>
        <w:pStyle w:val="CommentText"/>
      </w:pPr>
      <w:r>
        <w:rPr>
          <w:rStyle w:val="CommentReference"/>
        </w:rPr>
        <w:annotationRef/>
      </w:r>
      <w:r w:rsidRPr="501F3CCD" w:rsidR="12513E85">
        <w:t>yep, this is a change for NCBI as well. We currently use:</w:t>
      </w:r>
    </w:p>
    <w:p xmlns:w14="http://schemas.microsoft.com/office/word/2010/wordml" xmlns:w="http://schemas.openxmlformats.org/wordprocessingml/2006/main" w:rsidR="0FEF748A" w:rsidRDefault="23E02C99" w14:paraId="4919F116" w14:textId="7021EB2A">
      <w:pPr>
        <w:pStyle w:val="CommentText"/>
      </w:pPr>
      <w:r w:rsidRPr="5D92ADA1" w:rsidR="77EC0624">
        <w:t>trans_except=(pos:139..141%2Caa:Sec)</w:t>
      </w:r>
    </w:p>
    <w:p xmlns:w14="http://schemas.microsoft.com/office/word/2010/wordml" xmlns:w="http://schemas.openxmlformats.org/wordprocessingml/2006/main" w:rsidR="6E1124D6" w:rsidRDefault="0F93D556" w14:paraId="3502C01A" w14:textId="3B6CCDA1">
      <w:pPr>
        <w:pStyle w:val="CommentText"/>
      </w:pPr>
    </w:p>
    <w:p xmlns:w14="http://schemas.microsoft.com/office/word/2010/wordml" xmlns:w="http://schemas.openxmlformats.org/wordprocessingml/2006/main" w:rsidR="769A9038" w:rsidRDefault="2A1FFFFC" w14:paraId="5A43EC52" w14:textId="2B99B06E">
      <w:pPr>
        <w:pStyle w:val="CommentText"/>
      </w:pPr>
      <w:r w:rsidRPr="3EC3F67C" w:rsidR="533746A7">
        <w:t>note parentheses don't call for HTML encoding, although the spec doesn't explicitly prohibit it.</w:t>
      </w:r>
    </w:p>
    <w:p xmlns:w14="http://schemas.microsoft.com/office/word/2010/wordml" xmlns:w="http://schemas.openxmlformats.org/wordprocessingml/2006/main" w:rsidR="5ED1F381" w:rsidRDefault="7805812A" w14:paraId="1ECD1CC2" w14:textId="0CB8044B">
      <w:pPr>
        <w:pStyle w:val="CommentText"/>
      </w:pPr>
    </w:p>
  </w:comment>
  <w:comment xmlns:w="http://schemas.openxmlformats.org/wordprocessingml/2006/main" w:initials="TM" w:author="Terence Murphy" w:date="2026-05-20T21:20:36" w:id="1848789893">
    <w:p xmlns:w14="http://schemas.microsoft.com/office/word/2010/wordml" xmlns:w="http://schemas.openxmlformats.org/wordprocessingml/2006/main" w:rsidR="598752C0" w:rsidRDefault="74BF73AA" w14:paraId="46727942" w14:textId="2CB1B470">
      <w:pPr>
        <w:pStyle w:val="CommentText"/>
      </w:pPr>
      <w:r>
        <w:rPr>
          <w:rStyle w:val="CommentReference"/>
        </w:rPr>
        <w:annotationRef/>
      </w:r>
      <w:r w:rsidRPr="369C5E8F" w:rsidR="4F663A69">
        <w:t>Just this last week I had a discussion which I think supports the change. It came up from a submission missing an expected transl_except, I think because the annotation was projected from another sequence and copied most of what it needed but failed to copy the transl_except. Projecting the feature and making the necessary coordinate changes is much easier if the coordinates are all in columns 4/5</w:t>
      </w:r>
    </w:p>
  </w:comment>
  <w:comment xmlns:w="http://schemas.openxmlformats.org/wordprocessingml/2006/main" w:initials="TM" w:author="Terence Murphy" w:date="2026-05-20T21:24:19" w:id="961129629">
    <w:p xmlns:w14="http://schemas.microsoft.com/office/word/2010/wordml" xmlns:w="http://schemas.openxmlformats.org/wordprocessingml/2006/main" w:rsidR="2BDA6D34" w:rsidRDefault="6121662D" w14:paraId="0D6219EE" w14:textId="11D12DB8">
      <w:pPr>
        <w:pStyle w:val="CommentText"/>
      </w:pPr>
      <w:r>
        <w:rPr>
          <w:rStyle w:val="CommentReference"/>
        </w:rPr>
        <w:annotationRef/>
      </w:r>
      <w:r w:rsidRPr="1470B998" w:rsidR="5BFDB4A0">
        <w:t>yep, this will be a change for NCBI as well. Our current format is:</w:t>
      </w:r>
    </w:p>
    <w:p xmlns:w14="http://schemas.microsoft.com/office/word/2010/wordml" xmlns:w="http://schemas.openxmlformats.org/wordprocessingml/2006/main" w:rsidR="14FAD77B" w:rsidRDefault="6B2CC1EA" w14:paraId="47A63469" w14:textId="186F7B0B">
      <w:pPr>
        <w:pStyle w:val="CommentText"/>
      </w:pPr>
      <w:r w:rsidRPr="39AC155E" w:rsidR="31F858AE">
        <w:t>anticodon=(pos:complement(14710..14712))</w:t>
      </w:r>
    </w:p>
    <w:p xmlns:w14="http://schemas.microsoft.com/office/word/2010/wordml" xmlns:w="http://schemas.openxmlformats.org/wordprocessingml/2006/main" w:rsidR="5E8FD18E" w:rsidRDefault="7FE724C8" w14:paraId="02D255C5" w14:textId="17475877">
      <w:pPr>
        <w:pStyle w:val="CommentText"/>
      </w:pPr>
    </w:p>
    <w:p xmlns:w14="http://schemas.microsoft.com/office/word/2010/wordml" xmlns:w="http://schemas.openxmlformats.org/wordprocessingml/2006/main" w:rsidR="2FCFCD60" w:rsidRDefault="36D2040B" w14:paraId="55C46DC3" w14:textId="72C938AD">
      <w:pPr>
        <w:pStyle w:val="CommentText"/>
      </w:pPr>
      <w:r w:rsidRPr="12EE2038" w:rsidR="51153B71">
        <w:t>You don't need to encode colons.</w:t>
      </w:r>
    </w:p>
  </w:comment>
  <w:comment xmlns:w="http://schemas.openxmlformats.org/wordprocessingml/2006/main" w:initials="TM" w:author="Terence Murphy" w:date="2026-05-20T21:14:57" w:id="1376934776">
    <w:p xmlns:w14="http://schemas.microsoft.com/office/word/2010/wordml" xmlns:w="http://schemas.openxmlformats.org/wordprocessingml/2006/main" w:rsidR="7F2D29CA" w:rsidRDefault="29A36B2E" w14:paraId="53EDA98C" w14:textId="55B481D7">
      <w:pPr>
        <w:pStyle w:val="CommentText"/>
      </w:pPr>
      <w:r>
        <w:rPr>
          <w:rStyle w:val="CommentReference"/>
        </w:rPr>
        <w:annotationRef/>
      </w:r>
      <w:r w:rsidRPr="5BDF8109" w:rsidR="63A6A27D">
        <w:t>The spec calls for Is_circular only on the "landmark feature", which is more like the /source feature. It doesn't necessarily preclude using it on individual features. I need to loop back to this.</w:t>
      </w:r>
    </w:p>
  </w:comment>
  <w:comment xmlns:w="http://schemas.openxmlformats.org/wordprocessingml/2006/main" w:initials="yt" w:author="ytanizaw" w:date="2026-05-21T11:10:36" w:id="1956577866">
    <w:p xmlns:w14="http://schemas.microsoft.com/office/word/2010/wordml" xmlns:w="http://schemas.openxmlformats.org/wordprocessingml/2006/main" w:rsidR="606A0BC3" w:rsidRDefault="246D2042" w14:paraId="1EE88EAC" w14:textId="5D0D5B03">
      <w:pPr>
        <w:pStyle w:val="CommentText"/>
      </w:pPr>
      <w:r>
        <w:rPr>
          <w:rStyle w:val="CommentReference"/>
        </w:rPr>
        <w:annotationRef/>
      </w:r>
      <w:r w:rsidRPr="5D9344D8" w:rsidR="0F7ECF49">
        <w:t>Using ##FASTA for peptide sequences may cause errors, since many GFF parsers likely assume that only nucleotide sequences follow that directive.</w:t>
      </w:r>
    </w:p>
    <w:p xmlns:w14="http://schemas.microsoft.com/office/word/2010/wordml" xmlns:w="http://schemas.openxmlformats.org/wordprocessingml/2006/main" w:rsidR="1BED814A" w:rsidRDefault="1CF9EC75" w14:paraId="7EFEC500" w14:textId="3BD367D2">
      <w:pPr>
        <w:pStyle w:val="CommentText"/>
      </w:pPr>
      <w:r w:rsidRPr="5D22D04C" w:rsidR="00AED0C9">
        <w:t xml:space="preserve">Introducing a new directive like ##aa_seq or </w:t>
      </w:r>
    </w:p>
    <w:p xmlns:w14="http://schemas.microsoft.com/office/word/2010/wordml" xmlns:w="http://schemas.openxmlformats.org/wordprocessingml/2006/main" w:rsidR="3470168A" w:rsidRDefault="43394F92" w14:paraId="611BFF6D" w14:textId="29446C84">
      <w:pPr>
        <w:pStyle w:val="CommentText"/>
      </w:pPr>
      <w:r w:rsidRPr="6B203225" w:rsidR="60A94B84">
        <w:t>##translation might work better:</w:t>
      </w:r>
    </w:p>
    <w:p xmlns:w14="http://schemas.microsoft.com/office/word/2010/wordml" xmlns:w="http://schemas.openxmlformats.org/wordprocessingml/2006/main" w:rsidR="7B246500" w:rsidRDefault="072B918C" w14:paraId="47A5BE78" w14:textId="41DD3899">
      <w:pPr>
        <w:pStyle w:val="CommentText"/>
      </w:pPr>
      <w:r w:rsidRPr="409E8E65" w:rsidR="54FA57D9">
        <w:t>"##translation &lt;protein_id&gt; MGAAGLKKTR......."</w:t>
      </w:r>
    </w:p>
    <w:p xmlns:w14="http://schemas.microsoft.com/office/word/2010/wordml" xmlns:w="http://schemas.openxmlformats.org/wordprocessingml/2006/main" w:rsidR="50A6378C" w:rsidRDefault="2CC3E92F" w14:paraId="21D9D5AB" w14:textId="2B45D18E">
      <w:pPr>
        <w:pStyle w:val="CommentText"/>
      </w:pPr>
    </w:p>
    <w:p xmlns:w14="http://schemas.microsoft.com/office/word/2010/wordml" xmlns:w="http://schemas.openxmlformats.org/wordprocessingml/2006/main" w:rsidR="505298D2" w:rsidRDefault="223DF747" w14:paraId="2152305F" w14:textId="0CD955F3">
      <w:pPr>
        <w:pStyle w:val="CommentText"/>
      </w:pPr>
      <w:r w:rsidRPr="1B7E2AB6" w:rsidR="5807F3CC">
        <w:t>This could be optional and used for validation in exceptional cases involving trans_splicing, or transl_except.</w:t>
      </w:r>
    </w:p>
    <w:p xmlns:w14="http://schemas.microsoft.com/office/word/2010/wordml" xmlns:w="http://schemas.openxmlformats.org/wordprocessingml/2006/main" w:rsidR="68E1D224" w:rsidRDefault="348FF4A8" w14:paraId="6748D44E" w14:textId="0018000E">
      <w:pPr>
        <w:pStyle w:val="CommentText"/>
      </w:pPr>
      <w:r w:rsidRPr="551C2C81" w:rsidR="475541ED">
        <w:t>Using col9 is also fine.</w:t>
      </w:r>
    </w:p>
  </w:comment>
  <w:comment xmlns:w="http://schemas.openxmlformats.org/wordprocessingml/2006/main" w:initials="TM" w:author="Terence Murphy" w:date="2026-05-21T07:30:55" w:id="1346385889">
    <w:p xmlns:w14="http://schemas.microsoft.com/office/word/2010/wordml" xmlns:w="http://schemas.openxmlformats.org/wordprocessingml/2006/main" w:rsidR="11CBB477" w:rsidRDefault="5BFDCF92" w14:paraId="674A82D0" w14:textId="25741BE1">
      <w:pPr>
        <w:pStyle w:val="CommentText"/>
      </w:pPr>
      <w:r>
        <w:rPr>
          <w:rStyle w:val="CommentReference"/>
        </w:rPr>
        <w:annotationRef/>
      </w:r>
      <w:r w:rsidRPr="33F290E7" w:rsidR="07111E6C">
        <w:t>I think we should stick to ASCII</w:t>
      </w:r>
    </w:p>
  </w:comment>
  <w:comment xmlns:w="http://schemas.openxmlformats.org/wordprocessingml/2006/main" w:initials="PW" w:author="Peter Woollard" w:date="2026-05-21T12:41:18" w:id="586880767">
    <w:p xmlns:w14="http://schemas.microsoft.com/office/word/2010/wordml" xmlns:w="http://schemas.openxmlformats.org/wordprocessingml/2006/main" w:rsidR="7209E517" w:rsidRDefault="4BBD52DC" w14:paraId="54CAD03A" w14:textId="1D0ABE54">
      <w:pPr>
        <w:pStyle w:val="CommentText"/>
      </w:pPr>
      <w:r>
        <w:rPr>
          <w:rStyle w:val="CommentReference"/>
        </w:rPr>
        <w:annotationRef/>
      </w:r>
      <w:r w:rsidRPr="20149358" w:rsidR="6EF034BB">
        <w:t>has to be ASCII, so change</w:t>
      </w:r>
    </w:p>
  </w:comment>
  <w:comment xmlns:w="http://schemas.openxmlformats.org/wordprocessingml/2006/main" w:initials="PW" w:author="Peter Woollard" w:date="2026-05-21T12:42:55" w:id="1825953309">
    <w:p xmlns:w14="http://schemas.microsoft.com/office/word/2010/wordml" xmlns:w="http://schemas.openxmlformats.org/wordprocessingml/2006/main" w:rsidR="0F7720F7" w:rsidRDefault="7359BBD0" w14:paraId="55B6F731" w14:textId="7471317F">
      <w:pPr>
        <w:pStyle w:val="CommentText"/>
      </w:pPr>
      <w:r>
        <w:rPr>
          <w:rStyle w:val="CommentReference"/>
        </w:rPr>
        <w:annotationRef/>
      </w:r>
      <w:r w:rsidRPr="53E39984" w:rsidR="05DBD2CD">
        <w:t>agreed</w:t>
      </w:r>
    </w:p>
  </w:comment>
  <w:comment xmlns:w="http://schemas.openxmlformats.org/wordprocessingml/2006/main" w:initials="TM" w:author="Terence Murphy" w:date="2026-05-21T07:33:24" w:id="739102019">
    <w:p xmlns:w14="http://schemas.microsoft.com/office/word/2010/wordml" xmlns:w="http://schemas.openxmlformats.org/wordprocessingml/2006/main" w:rsidR="602F1379" w:rsidRDefault="6CC90BD7" w14:paraId="5229AB59" w14:textId="1DE421AB">
      <w:pPr>
        <w:pStyle w:val="CommentText"/>
      </w:pPr>
      <w:r>
        <w:rPr>
          <w:rStyle w:val="CommentReference"/>
        </w:rPr>
        <w:annotationRef/>
      </w:r>
      <w:r w:rsidRPr="301BD9DC" w:rsidR="50C1F92E">
        <w:t xml:space="preserve">I don't think a new directive would be any better for parsers that have expectations about ##FASTA. </w:t>
      </w:r>
    </w:p>
    <w:p xmlns:w14="http://schemas.microsoft.com/office/word/2010/wordml" xmlns:w="http://schemas.openxmlformats.org/wordprocessingml/2006/main" w:rsidR="64F90F06" w:rsidRDefault="33B104D1" w14:paraId="489E17E3" w14:textId="3D6E4EF4">
      <w:pPr>
        <w:pStyle w:val="CommentText"/>
      </w:pPr>
      <w:r w:rsidRPr="379FE41C" w:rsidR="53CB71B4">
        <w:t>I suggest we go with FASTA, and test.</w:t>
      </w:r>
    </w:p>
  </w:comment>
  <w:comment xmlns:w="http://schemas.openxmlformats.org/wordprocessingml/2006/main" w:initials="PW" w:author="Peter Woollard" w:date="2026-05-21T12:52:28" w:id="645278905">
    <w:p xmlns:w14="http://schemas.microsoft.com/office/word/2010/wordml" xmlns:w="http://schemas.openxmlformats.org/wordprocessingml/2006/main" w:rsidR="37FF6289" w:rsidRDefault="07827436" w14:paraId="4DBC9AAC" w14:textId="163F7170">
      <w:pPr>
        <w:pStyle w:val="CommentText"/>
      </w:pPr>
      <w:r>
        <w:rPr>
          <w:rStyle w:val="CommentReference"/>
        </w:rPr>
        <w:annotationRef/>
      </w:r>
      <w:r w:rsidRPr="39CC4B2F" w:rsidR="4A45292C">
        <w:t>Advantages and disadvantages of each. Thinking to get the spec. out there with the FASTA directive and seek feedback. Note that it is peptide clearly in our documentation. May have to reconsider.</w:t>
      </w:r>
    </w:p>
  </w:comment>
  <w:comment xmlns:w="http://schemas.openxmlformats.org/wordprocessingml/2006/main" w:initials="PW" w:author="Peter Woollard" w:date="2026-05-21T12:56:51" w:id="2032044931">
    <w:p xmlns:w14="http://schemas.microsoft.com/office/word/2010/wordml" xmlns:w="http://schemas.openxmlformats.org/wordprocessingml/2006/main" w:rsidR="0F3E5738" w:rsidRDefault="0A0C27F3" w14:paraId="73C187F5" w14:textId="077D8454">
      <w:pPr>
        <w:pStyle w:val="CommentText"/>
      </w:pPr>
      <w:r>
        <w:rPr>
          <w:rStyle w:val="CommentReference"/>
        </w:rPr>
        <w:annotationRef/>
      </w:r>
      <w:r w:rsidRPr="12046B65" w:rsidR="19A2663E">
        <w:t>col9 format is slightly different</w:t>
      </w:r>
    </w:p>
  </w:comment>
  <w:comment xmlns:w="http://schemas.openxmlformats.org/wordprocessingml/2006/main" w:initials="PW" w:author="Peter Woollard" w:date="2026-05-21T12:58:27" w:id="945603223">
    <w:p xmlns:w14="http://schemas.microsoft.com/office/word/2010/wordml" xmlns:w="http://schemas.openxmlformats.org/wordprocessingml/2006/main" w:rsidR="38E543CF" w:rsidRDefault="55925AF0" w14:paraId="24F71138" w14:textId="5B9E6902">
      <w:pPr>
        <w:pStyle w:val="CommentText"/>
      </w:pPr>
      <w:r>
        <w:rPr>
          <w:rStyle w:val="CommentReference"/>
        </w:rPr>
        <w:annotationRef/>
      </w:r>
      <w:r w:rsidRPr="794FDF3F" w:rsidR="2F27362A">
        <w:t>Terence: could do with sequence region translation table too.</w:t>
      </w:r>
    </w:p>
  </w:comment>
  <w:comment xmlns:w="http://schemas.openxmlformats.org/wordprocessingml/2006/main" w:initials="PW" w:author="Peter Woollard" w:date="2026-05-21T12:59:11" w:id="1555765552">
    <w:p xmlns:w14="http://schemas.microsoft.com/office/word/2010/wordml" xmlns:w="http://schemas.openxmlformats.org/wordprocessingml/2006/main" w:rsidR="4FA40E12" w:rsidRDefault="599A82CF" w14:paraId="054F9514" w14:textId="6EB7E6EC">
      <w:pPr>
        <w:pStyle w:val="CommentText"/>
      </w:pPr>
      <w:r>
        <w:rPr>
          <w:rStyle w:val="CommentReference"/>
        </w:rPr>
        <w:annotationRef/>
      </w:r>
      <w:r w:rsidRPr="197B26DB" w:rsidR="2009B532">
        <w:t>"primary" would work well for virus.</w:t>
      </w:r>
    </w:p>
  </w:comment>
  <w:comment xmlns:w="http://schemas.openxmlformats.org/wordprocessingml/2006/main" w:initials="PW" w:author="Peter Woollard" w:date="2026-05-21T12:59:23" w:id="1232193488">
    <w:p xmlns:w14="http://schemas.microsoft.com/office/word/2010/wordml" xmlns:w="http://schemas.openxmlformats.org/wordprocessingml/2006/main" w:rsidR="69762FAB" w:rsidRDefault="0F34D638" w14:paraId="497408B4" w14:textId="6F7E144F">
      <w:pPr>
        <w:pStyle w:val="CommentText"/>
      </w:pPr>
      <w:r>
        <w:rPr>
          <w:rStyle w:val="CommentReference"/>
        </w:rPr>
        <w:annotationRef/>
      </w:r>
      <w:r w:rsidRPr="7A74A997" w:rsidR="5C0CAA4C">
        <w:t>so needs more work.</w:t>
      </w:r>
    </w:p>
  </w:comment>
  <w:comment xmlns:w="http://schemas.openxmlformats.org/wordprocessingml/2006/main" w:initials="PW" w:author="Peter Woollard" w:date="2026-05-21T13:05:23" w:id="143229897">
    <w:p xmlns:w14="http://schemas.microsoft.com/office/word/2010/wordml" xmlns:w="http://schemas.openxmlformats.org/wordprocessingml/2006/main" w:rsidR="5BEB1F0D" w:rsidRDefault="6E71AA81" w14:paraId="59CC40DE" w14:textId="2D2A8685">
      <w:pPr>
        <w:pStyle w:val="CommentText"/>
      </w:pPr>
      <w:r>
        <w:rPr>
          <w:rStyle w:val="CommentReference"/>
        </w:rPr>
        <w:annotationRef/>
      </w:r>
      <w:r w:rsidRPr="163F1C0F" w:rsidR="6CCCE9B5">
        <w:t>Terence: can occasionally have child features upstream of a parent</w:t>
      </w:r>
    </w:p>
  </w:comment>
  <w:comment xmlns:w="http://schemas.openxmlformats.org/wordprocessingml/2006/main" w:initials="PW" w:author="Peter Woollard" w:date="2026-05-21T13:06:00" w:id="628215512">
    <w:p xmlns:w14="http://schemas.microsoft.com/office/word/2010/wordml" xmlns:w="http://schemas.openxmlformats.org/wordprocessingml/2006/main" w:rsidR="70169D87" w:rsidRDefault="79DBCDAC" w14:paraId="41135CEA" w14:textId="3FDF8764">
      <w:pPr>
        <w:pStyle w:val="CommentText"/>
      </w:pPr>
      <w:r>
        <w:rPr>
          <w:rStyle w:val="CommentReference"/>
        </w:rPr>
        <w:annotationRef/>
      </w:r>
      <w:r w:rsidRPr="776C097B" w:rsidR="2EE7A7CB">
        <w:t>For NCBI, it is more important to have the parent before the child.</w:t>
      </w:r>
    </w:p>
  </w:comment>
  <w:comment xmlns:w="http://schemas.openxmlformats.org/wordprocessingml/2006/main" w:initials="PW" w:author="Peter Woollard" w:date="2026-05-21T13:08:48" w:id="863254078">
    <w:p xmlns:w14="http://schemas.microsoft.com/office/word/2010/wordml" xmlns:w="http://schemas.openxmlformats.org/wordprocessingml/2006/main" w:rsidR="05FEF6B2" w:rsidRDefault="7BB071E4" w14:paraId="492A9C72" w14:textId="06313619">
      <w:pPr>
        <w:pStyle w:val="CommentText"/>
      </w:pPr>
      <w:r>
        <w:rPr>
          <w:rStyle w:val="CommentReference"/>
        </w:rPr>
        <w:annotationRef/>
      </w:r>
      <w:r w:rsidRPr="24F03318" w:rsidR="2433709E">
        <w:t xml:space="preserve">changed from "mandatory" to "recommended" for the overall sort order. </w:t>
      </w:r>
    </w:p>
  </w:comment>
  <w:comment xmlns:w="http://schemas.openxmlformats.org/wordprocessingml/2006/main" w:initials="PW" w:author="Peter Woollard" w:date="2026-05-21T13:09:53" w:id="1451737093">
    <w:p xmlns:w14="http://schemas.microsoft.com/office/word/2010/wordml" xmlns:w="http://schemas.openxmlformats.org/wordprocessingml/2006/main" w:rsidR="323BE7FA" w:rsidRDefault="7F630695" w14:paraId="14378720" w14:textId="01932F5C">
      <w:pPr>
        <w:pStyle w:val="CommentText"/>
      </w:pPr>
      <w:r>
        <w:rPr>
          <w:rStyle w:val="CommentReference"/>
        </w:rPr>
        <w:annotationRef/>
      </w:r>
      <w:r w:rsidRPr="76497CF6" w:rsidR="732E0EB4">
        <w:t>Action: ENA and DDBJ to discuss with their tech teams, which is the most important. by coordinates or by parents and then children?</w:t>
      </w:r>
    </w:p>
  </w:comment>
  <w:comment xmlns:w="http://schemas.openxmlformats.org/wordprocessingml/2006/main" w:initials="PW" w:author="Peter Woollard" w:date="2026-05-21T13:11:12" w:id="138631951">
    <w:p xmlns:w14="http://schemas.microsoft.com/office/word/2010/wordml" xmlns:w="http://schemas.openxmlformats.org/wordprocessingml/2006/main" w:rsidR="3EDB20AA" w:rsidRDefault="4AC9B05B" w14:paraId="39073920" w14:textId="452342CF">
      <w:pPr>
        <w:pStyle w:val="CommentText"/>
      </w:pPr>
      <w:r>
        <w:rPr>
          <w:rStyle w:val="CommentReference"/>
        </w:rPr>
        <w:annotationRef/>
      </w:r>
      <w:r w:rsidRPr="0C850BEA" w:rsidR="634E3D52">
        <w:t>sort order will reduce memory</w:t>
      </w:r>
    </w:p>
  </w:comment>
  <w:comment xmlns:w="http://schemas.openxmlformats.org/wordprocessingml/2006/main" w:initials="PW" w:author="Peter Woollard" w:date="2026-05-21T13:24:47" w:id="1933717309">
    <w:p xmlns:w14="http://schemas.microsoft.com/office/word/2010/wordml" xmlns:w="http://schemas.openxmlformats.org/wordprocessingml/2006/main" w:rsidR="3945CDFC" w:rsidRDefault="5D10827D" w14:paraId="179A44AA" w14:textId="2EAC79B7">
      <w:pPr>
        <w:pStyle w:val="CommentText"/>
      </w:pPr>
      <w:r>
        <w:rPr>
          <w:rStyle w:val="CommentReference"/>
        </w:rPr>
        <w:annotationRef/>
      </w:r>
      <w:r w:rsidRPr="2FDB8A90" w:rsidR="64A5E081">
        <w:t>(in the sequence itself we have topology)</w:t>
      </w:r>
    </w:p>
  </w:comment>
  <w:comment xmlns:w="http://schemas.openxmlformats.org/wordprocessingml/2006/main" w:initials="PW" w:author="Peter Woollard" w:date="2026-05-21T13:29:08" w:id="2101067766">
    <w:p xmlns:w14="http://schemas.microsoft.com/office/word/2010/wordml" xmlns:w="http://schemas.openxmlformats.org/wordprocessingml/2006/main" w:rsidR="65734444" w:rsidRDefault="04553B94" w14:paraId="7BFA7A96" w14:textId="1CB489D0">
      <w:pPr>
        <w:pStyle w:val="CommentText"/>
      </w:pPr>
      <w:r>
        <w:rPr>
          <w:rStyle w:val="CommentReference"/>
        </w:rPr>
        <w:annotationRef/>
      </w:r>
      <w:r w:rsidRPr="7DF20986" w:rsidR="3645E1D0">
        <w:t>Takeshi: prefers the INSDC feature table style for circularity. Terence too - many users don't know either. Peter: this would be a major change to the Lincoln Stein circularity convention.</w:t>
      </w:r>
    </w:p>
  </w:comment>
  <w:comment xmlns:w="http://schemas.openxmlformats.org/wordprocessingml/2006/main" w:initials="PW" w:author="Peter Woollard" w:date="2026-05-21T13:33:23" w:id="1169665703">
    <w:p xmlns:w14="http://schemas.microsoft.com/office/word/2010/wordml" xmlns:w="http://schemas.openxmlformats.org/wordprocessingml/2006/main" w:rsidR="505D866A" w:rsidRDefault="6EF6F000" w14:paraId="6F54CE61" w14:textId="61873AE2">
      <w:pPr>
        <w:pStyle w:val="CommentText"/>
      </w:pPr>
      <w:r>
        <w:rPr>
          <w:rStyle w:val="CommentReference"/>
        </w:rPr>
        <w:annotationRef/>
      </w:r>
      <w:r w:rsidRPr="5981C45F" w:rsidR="79E77149">
        <w:t xml:space="preserve">Could use a "part" </w:t>
      </w:r>
    </w:p>
  </w:comment>
  <w:comment xmlns:w="http://schemas.openxmlformats.org/wordprocessingml/2006/main" w:initials="yt" w:author="ytanizaw" w:date="2026-05-21T20:12:27" w:id="1061682361">
    <w:p xmlns:w14="http://schemas.microsoft.com/office/word/2010/wordml" xmlns:w="http://schemas.openxmlformats.org/wordprocessingml/2006/main" w:rsidR="2FC89F54" w:rsidRDefault="35CCE789" w14:paraId="62FD151D" w14:textId="562DB07B">
      <w:pPr>
        <w:pStyle w:val="CommentText"/>
      </w:pPr>
      <w:r>
        <w:rPr>
          <w:rStyle w:val="CommentReference"/>
        </w:rPr>
        <w:annotationRef/>
      </w:r>
      <w:r w:rsidRPr="58E09714" w:rsidR="08538102">
        <w:t>Should this be selenocysteine?</w:t>
      </w:r>
    </w:p>
  </w:comment>
  <w:comment xmlns:w="http://schemas.openxmlformats.org/wordprocessingml/2006/main" w:initials="yt" w:author="ytanizaw" w:date="2026-05-21T20:20:26" w:id="1584652113">
    <w:p xmlns:w14="http://schemas.microsoft.com/office/word/2010/wordml" xmlns:w="http://schemas.openxmlformats.org/wordprocessingml/2006/main" w:rsidR="695E6D23" w:rsidRDefault="6C914935" w14:paraId="307CE0A3" w14:textId="21B47113">
      <w:pPr>
        <w:pStyle w:val="CommentText"/>
      </w:pPr>
      <w:r>
        <w:rPr>
          <w:rStyle w:val="CommentReference"/>
        </w:rPr>
        <w:annotationRef/>
      </w:r>
      <w:r w:rsidRPr="7F3F7E30" w:rsidR="03AB2500">
        <w:t>Do we need protein_id tag in this table?</w:t>
      </w:r>
    </w:p>
  </w:comment>
  <w:comment xmlns:w="http://schemas.openxmlformats.org/wordprocessingml/2006/main" w:initials="PW" w:author="Peter Woollard" w:date="05/21/2026 13:23:42" w:id="1362273464">
    <w:p xmlns:w14="http://schemas.microsoft.com/office/word/2010/wordml" w:rsidR="2E0CB7D5" w:rsidRDefault="5FD69B46" w14:paraId="43346CF4" w14:textId="70CD8919">
      <w:pPr>
        <w:pStyle w:val="CommentText"/>
      </w:pPr>
      <w:r>
        <w:rPr>
          <w:rStyle w:val="CommentReference"/>
        </w:rPr>
        <w:annotationRef/>
      </w:r>
      <w:r w:rsidRPr="2F8DFB7F" w:rsidR="4ED72F3C">
        <w:t>agree need transcript_id and protein_id</w:t>
      </w:r>
    </w:p>
  </w:comment>
  <w:comment xmlns:w="http://schemas.openxmlformats.org/wordprocessingml/2006/main" w:initials="yt" w:author="ytanizaw" w:date="2026-05-21T20:25:48" w:id="1990325310">
    <w:p xmlns:w14="http://schemas.microsoft.com/office/word/2010/wordml" xmlns:w="http://schemas.openxmlformats.org/wordprocessingml/2006/main" w:rsidR="7515D691" w:rsidRDefault="5D12D126" w14:paraId="7556BA5A" w14:textId="275F2CE5">
      <w:pPr>
        <w:pStyle w:val="CommentText"/>
      </w:pPr>
      <w:r>
        <w:rPr>
          <w:rStyle w:val="CommentReference"/>
        </w:rPr>
        <w:annotationRef/>
      </w:r>
      <w:r w:rsidRPr="295226FA" w:rsidR="1EF4FB04">
        <w:t>glutamine --&gt; glutamic acid</w:t>
      </w:r>
    </w:p>
    <w:p xmlns:w14="http://schemas.microsoft.com/office/word/2010/wordml" xmlns:w="http://schemas.openxmlformats.org/wordprocessingml/2006/main" w:rsidR="22BF25AD" w:rsidRDefault="73376CDD" w14:paraId="441BD26B" w14:textId="7FFBAA75">
      <w:pPr>
        <w:pStyle w:val="CommentText"/>
      </w:pPr>
      <w:r w:rsidRPr="79C4E2CD" w:rsidR="4580C66C">
        <w:t>(Glu=glutamic acid, Gln=glutamine)</w:t>
      </w:r>
    </w:p>
  </w:comment>
  <w:comment xmlns:w="http://schemas.openxmlformats.org/wordprocessingml/2006/main" w:initials="PW" w:author="Peter Woollard" w:date="2026-06-01T17:20:07" w:id="1927997356">
    <w:p xmlns:w14="http://schemas.microsoft.com/office/word/2010/wordml" xmlns:w="http://schemas.openxmlformats.org/wordprocessingml/2006/main" w:rsidR="76FF2411" w:rsidRDefault="527FC862" w14:paraId="1A5D8CF0" w14:textId="528263DF">
      <w:pPr>
        <w:pStyle w:val="CommentText"/>
      </w:pPr>
      <w:r>
        <w:rPr>
          <w:rStyle w:val="CommentReference"/>
        </w:rPr>
        <w:annotationRef/>
      </w:r>
      <w:r w:rsidRPr="5702AC62" w:rsidR="7346352D">
        <w:t>I put the whole spec. in EMBL-EBI's ChatGPT 5.5. Thinking - it also suggested similar to you Terence. #!transl_table primary:1,mitochondrion:2,chloroplast:11</w:t>
      </w:r>
    </w:p>
  </w:comment>
  <w:comment xmlns:w="http://schemas.openxmlformats.org/wordprocessingml/2006/main" w:initials="PW" w:author="Peter Woollard" w:date="2026-06-01T17:21:16" w:id="2097928578">
    <w:p xmlns:w14="http://schemas.microsoft.com/office/word/2010/wordml" xmlns:w="http://schemas.openxmlformats.org/wordprocessingml/2006/main" w:rsidR="196A41C7" w:rsidRDefault="4BE608DE" w14:paraId="43456CBA" w14:textId="611DD55A">
      <w:pPr>
        <w:pStyle w:val="CommentText"/>
      </w:pPr>
      <w:r>
        <w:rPr>
          <w:rStyle w:val="CommentReference"/>
        </w:rPr>
        <w:annotationRef/>
      </w:r>
      <w:r w:rsidRPr="3C1661AC" w:rsidR="1CBD08E7">
        <w:t>will put it as Terence and ChatGPT suggest and then we go though this week.</w:t>
      </w:r>
    </w:p>
  </w:comment>
  <w:comment xmlns:w="http://schemas.openxmlformats.org/wordprocessingml/2006/main" w:initials="PW" w:author="Peter Woollard" w:date="2026-06-01T17:28:46" w:id="962611894">
    <w:p xmlns:w14="http://schemas.microsoft.com/office/word/2010/wordml" xmlns:w="http://schemas.openxmlformats.org/wordprocessingml/2006/main" w:rsidR="56AC800F" w:rsidRDefault="14D727EC" w14:paraId="4AD61A36" w14:textId="20155D1B">
      <w:pPr>
        <w:pStyle w:val="CommentText"/>
      </w:pPr>
      <w:r>
        <w:rPr>
          <w:rStyle w:val="CommentReference"/>
        </w:rPr>
        <w:annotationRef/>
      </w:r>
      <w:r w:rsidRPr="3706F00B" w:rsidR="510D214C">
        <w:t>should it be "nuclear" rather than primary though?</w:t>
      </w:r>
    </w:p>
  </w:comment>
  <w:comment xmlns:w="http://schemas.openxmlformats.org/wordprocessingml/2006/main" w:initials="PW" w:author="Peter Woollard" w:date="2026-05-08T10:02:00" w:id="1517417416">
    <w:p xmlns:w14="http://schemas.microsoft.com/office/word/2010/wordml" xmlns:w="http://schemas.openxmlformats.org/wordprocessingml/2006/main" w:rsidR="6CE35791" w:rsidRDefault="6FA8AFE8" w14:paraId="450FA3B5" w14:textId="71C5E964">
      <w:pPr>
        <w:pStyle w:val="CommentText"/>
      </w:pPr>
      <w:r>
        <w:rPr>
          <w:rStyle w:val="CommentReference"/>
        </w:rPr>
        <w:annotationRef/>
      </w:r>
      <w:r w:rsidRPr="78719879" w:rsidR="2A595570">
        <w:t>Added in the sort order, please review.</w:t>
      </w:r>
    </w:p>
  </w:comment>
  <w:comment xmlns:w="http://schemas.openxmlformats.org/wordprocessingml/2006/main" w:initials="PW" w:author="Peter Woollard" w:date="2026-05-21T13:05:23" w:id="1668371370">
    <w:p xmlns:w14="http://schemas.microsoft.com/office/word/2010/wordml" xmlns:w="http://schemas.openxmlformats.org/wordprocessingml/2006/main" w:rsidR="4D0E7EBB" w:rsidRDefault="115131A8" w14:paraId="5D7BB149" w14:textId="0FDA1766">
      <w:pPr>
        <w:pStyle w:val="CommentText"/>
      </w:pPr>
      <w:r>
        <w:rPr>
          <w:rStyle w:val="CommentReference"/>
        </w:rPr>
        <w:annotationRef/>
      </w:r>
      <w:r w:rsidRPr="12EE9B01" w:rsidR="1A097B92">
        <w:t>Terence: can occasionally have child features upstream of a parent</w:t>
      </w:r>
    </w:p>
  </w:comment>
  <w:comment xmlns:w="http://schemas.openxmlformats.org/wordprocessingml/2006/main" w:initials="PW" w:author="Peter Woollard" w:date="2026-05-21T13:06:00" w:id="1264006449">
    <w:p xmlns:w14="http://schemas.microsoft.com/office/word/2010/wordml" xmlns:w="http://schemas.openxmlformats.org/wordprocessingml/2006/main" w:rsidR="7938666D" w:rsidRDefault="076D3ECF" w14:paraId="24A082C0" w14:textId="7706D471">
      <w:pPr>
        <w:pStyle w:val="CommentText"/>
      </w:pPr>
      <w:r>
        <w:rPr>
          <w:rStyle w:val="CommentReference"/>
        </w:rPr>
        <w:annotationRef/>
      </w:r>
      <w:r w:rsidRPr="05DD16A8" w:rsidR="21C90399">
        <w:t>For NCBI, it is more important to have the parent before the child.</w:t>
      </w:r>
    </w:p>
  </w:comment>
  <w:comment xmlns:w="http://schemas.openxmlformats.org/wordprocessingml/2006/main" w:initials="PW" w:author="Peter Woollard" w:date="2026-05-21T13:08:48" w:id="1744627643">
    <w:p xmlns:w14="http://schemas.microsoft.com/office/word/2010/wordml" xmlns:w="http://schemas.openxmlformats.org/wordprocessingml/2006/main" w:rsidR="7760C2E1" w:rsidRDefault="67FC446A" w14:paraId="3732F092" w14:textId="3A4C9021">
      <w:pPr>
        <w:pStyle w:val="CommentText"/>
      </w:pPr>
      <w:r>
        <w:rPr>
          <w:rStyle w:val="CommentReference"/>
        </w:rPr>
        <w:annotationRef/>
      </w:r>
      <w:r w:rsidRPr="4110B4DB" w:rsidR="762F1113">
        <w:t xml:space="preserve">changed from "mandatory" to "recommended" for the overall sort order. </w:t>
      </w:r>
    </w:p>
  </w:comment>
  <w:comment xmlns:w="http://schemas.openxmlformats.org/wordprocessingml/2006/main" w:initials="PW" w:author="Peter Woollard" w:date="2026-05-21T13:09:53" w:id="619694723">
    <w:p xmlns:w14="http://schemas.microsoft.com/office/word/2010/wordml" xmlns:w="http://schemas.openxmlformats.org/wordprocessingml/2006/main" w:rsidR="77F22F74" w:rsidRDefault="37D8CD15" w14:paraId="531D4D5E" w14:textId="352411D9">
      <w:pPr>
        <w:pStyle w:val="CommentText"/>
      </w:pPr>
      <w:r>
        <w:rPr>
          <w:rStyle w:val="CommentReference"/>
        </w:rPr>
        <w:annotationRef/>
      </w:r>
      <w:r w:rsidRPr="67CE45E1" w:rsidR="3076A522">
        <w:t>Action: ENA and DDBJ to discuss with their tech teams, which is the most important. by coordinates or by parents and then children?</w:t>
      </w:r>
    </w:p>
  </w:comment>
  <w:comment xmlns:w="http://schemas.openxmlformats.org/wordprocessingml/2006/main" w:initials="PW" w:author="Peter Woollard" w:date="2026-05-21T13:11:12" w:id="889769402">
    <w:p xmlns:w14="http://schemas.microsoft.com/office/word/2010/wordml" xmlns:w="http://schemas.openxmlformats.org/wordprocessingml/2006/main" w:rsidR="4680F957" w:rsidRDefault="158A6C61" w14:paraId="775493F0" w14:textId="60668201">
      <w:pPr>
        <w:pStyle w:val="CommentText"/>
      </w:pPr>
      <w:r>
        <w:rPr>
          <w:rStyle w:val="CommentReference"/>
        </w:rPr>
        <w:annotationRef/>
      </w:r>
      <w:r w:rsidRPr="5DAFEBDB" w:rsidR="06C16471">
        <w:t>sort order will reduce memory</w:t>
      </w:r>
    </w:p>
  </w:comment>
  <w:comment xmlns:w="http://schemas.openxmlformats.org/wordprocessingml/2006/main" w:initials="PW" w:author="Peter Woollard" w:date="2026-05-08T09:25:00" w:id="480356429">
    <w:p xmlns:w14="http://schemas.microsoft.com/office/word/2010/wordml" xmlns:w="http://schemas.openxmlformats.org/wordprocessingml/2006/main" w:rsidR="551B57D4" w:rsidRDefault="35037AED" w14:paraId="18780E17" w14:textId="26558769">
      <w:pPr>
        <w:pStyle w:val="CommentText"/>
      </w:pPr>
      <w:r>
        <w:rPr>
          <w:rStyle w:val="CommentReference"/>
        </w:rPr>
        <w:annotationRef/>
      </w:r>
      <w:r w:rsidRPr="75BFB0DF" w:rsidR="43D9CBB8">
        <w:t>Adding #!insdc-gff-version directive. as agreed in the minutes</w:t>
      </w:r>
    </w:p>
  </w:comment>
  <w:comment xmlns:w="http://schemas.openxmlformats.org/wordprocessingml/2006/main" w:initials="PW" w:author="Peter Woollard" w:date="2026-06-02T16:44:44" w:id="1803706887">
    <w:p xmlns:w14="http://schemas.microsoft.com/office/word/2010/wordml" xmlns:w="http://schemas.openxmlformats.org/wordprocessingml/2006/main" w:rsidR="22055ACF" w:rsidRDefault="655F8977" w14:paraId="6EFE4834" w14:textId="1895A4F1">
      <w:pPr>
        <w:pStyle w:val="CommentText"/>
      </w:pPr>
      <w:r>
        <w:rPr>
          <w:rStyle w:val="CommentReference"/>
        </w:rPr>
        <w:annotationRef/>
      </w:r>
      <w:r w:rsidRPr="54D5D9A2" w:rsidR="0BD2DD8F">
        <w:t>It is a Note, how much does this matter for the standard? Consistency is always good though.</w:t>
      </w:r>
    </w:p>
  </w:comment>
  <w:comment xmlns:w="http://schemas.openxmlformats.org/wordprocessingml/2006/main" w:initials="TM" w:author="Terence Murphy" w:date="2026-06-02T13:03:03" w:id="400710109">
    <w:p xmlns:w14="http://schemas.microsoft.com/office/word/2010/wordml" xmlns:w="http://schemas.openxmlformats.org/wordprocessingml/2006/main" w:rsidR="18D7E9C2" w:rsidRDefault="2EAA6C73" w14:paraId="09082461" w14:textId="34708467">
      <w:pPr>
        <w:pStyle w:val="CommentText"/>
      </w:pPr>
      <w:r>
        <w:rPr>
          <w:rStyle w:val="CommentReference"/>
        </w:rPr>
        <w:annotationRef/>
      </w:r>
      <w:r w:rsidRPr="5B36CE8C" w:rsidR="5991A07A">
        <w:t>Can we say remote locations are not allowed at all, i.e. a trans_splicing feature spanning multiple sequences *must* have all of its annotation in a single file? Or maybe that will be prohibitive for dataflows of non-genome records?</w:t>
      </w:r>
    </w:p>
  </w:comment>
  <w:comment xmlns:w="http://schemas.openxmlformats.org/wordprocessingml/2006/main" w:initials="PW" w:author="Peter Woollard" w:date="2026-06-02T16:43:16" w:id="308861265">
    <w:p xmlns:w14="http://schemas.microsoft.com/office/word/2010/wordml" xmlns:w="http://schemas.openxmlformats.org/wordprocessingml/2006/main" w:rsidR="06E87338" w:rsidRDefault="357A576C" w14:paraId="741375B4" w14:textId="1B338C40">
      <w:pPr>
        <w:pStyle w:val="CommentText"/>
      </w:pPr>
      <w:r>
        <w:rPr>
          <w:rStyle w:val="CommentReference"/>
        </w:rPr>
        <w:annotationRef/>
      </w:r>
      <w:r w:rsidRPr="2EF6C51F" w:rsidR="5441CBDC">
        <w:t>concur</w:t>
      </w:r>
    </w:p>
  </w:comment>
  <w:comment xmlns:w="http://schemas.openxmlformats.org/wordprocessingml/2006/main" w:initials="PW" w:author="Peter Woollard" w:date="2026-06-02T16:39:26" w:id="709627744">
    <w:p xmlns:w14="http://schemas.microsoft.com/office/word/2010/wordml" xmlns:w="http://schemas.openxmlformats.org/wordprocessingml/2006/main" w:rsidR="50333328" w:rsidRDefault="35C50E39" w14:paraId="48C698FC" w14:textId="7D151E50">
      <w:pPr>
        <w:pStyle w:val="CommentText"/>
      </w:pPr>
      <w:r>
        <w:rPr>
          <w:rStyle w:val="CommentReference"/>
        </w:rPr>
        <w:annotationRef/>
      </w:r>
      <w:r w:rsidRPr="0C7435D9" w:rsidR="2E2B388E">
        <w:t>Good spot. @Terence, NCBI may have a bug here.</w:t>
      </w:r>
    </w:p>
  </w:comment>
  <w:comment xmlns:w="http://schemas.openxmlformats.org/wordprocessingml/2006/main" w:initials="TM" w:author="Terence Murphy" w:date="2026-06-02T11:46:41" w:id="180718149">
    <w:p xmlns:w14="http://schemas.microsoft.com/office/word/2010/wordml" xmlns:w="http://schemas.openxmlformats.org/wordprocessingml/2006/main" w:rsidR="091472E8" w:rsidRDefault="2211FB6B" w14:paraId="5F978AF6" w14:textId="7E761216">
      <w:pPr>
        <w:pStyle w:val="CommentText"/>
      </w:pPr>
      <w:r>
        <w:rPr>
          <w:rStyle w:val="CommentReference"/>
        </w:rPr>
        <w:annotationRef/>
      </w:r>
      <w:r w:rsidRPr="285C310C" w:rsidR="44E43957">
        <w:t>our spec includes features that are not just gene features. The GFF3 spec requires everything to be under sequence_feature.</w:t>
      </w:r>
    </w:p>
  </w:comment>
  <w:comment xmlns:w="http://schemas.openxmlformats.org/wordprocessingml/2006/main" w:initials="TM" w:author="Terence Murphy" w:date="2026-06-02T12:06:23" w:id="706860593">
    <w:p xmlns:w14="http://schemas.microsoft.com/office/word/2010/wordml" xmlns:w="http://schemas.openxmlformats.org/wordprocessingml/2006/main" w:rsidR="445AE6B4" w:rsidRDefault="3091CFFA" w14:paraId="3AE3832D" w14:textId="2755CB4C">
      <w:pPr>
        <w:pStyle w:val="CommentText"/>
      </w:pPr>
      <w:r>
        <w:rPr>
          <w:rStyle w:val="CommentReference"/>
        </w:rPr>
        <w:annotationRef/>
      </w:r>
      <w:r w:rsidRPr="1CB4BC1A" w:rsidR="3A6C9C5A">
        <w:t>need to finalize whether start or parent is the higher priority in sorting.</w:t>
      </w:r>
    </w:p>
  </w:comment>
  <w:comment xmlns:w="http://schemas.openxmlformats.org/wordprocessingml/2006/main" w:initials="TM" w:author="Terence Murphy" w:date="06/02/2026 12:53:50" w:id="453921697">
    <w:p xmlns:w14="http://schemas.microsoft.com/office/word/2010/wordml" w:rsidR="1F443163" w:rsidRDefault="032AAD7F" w14:paraId="55FECCAF" w14:textId="5AEE41B3">
      <w:pPr>
        <w:pStyle w:val="CommentText"/>
      </w:pPr>
      <w:r>
        <w:rPr>
          <w:rStyle w:val="CommentReference"/>
        </w:rPr>
        <w:annotationRef/>
      </w:r>
      <w:r w:rsidRPr="1064EEA0" w:rsidR="4398BCBF">
        <w:t>I need to check if we fully discussed this nuance. It's rare because most origin-spanning features are in bacteria without splicing, but there are multi-exon examples in circular viruses that require something to be done here.</w:t>
      </w:r>
    </w:p>
  </w:comment>
  <w:comment xmlns:w="http://schemas.openxmlformats.org/wordprocessingml/2006/main" w:initials="TM" w:author="Terence Murphy" w:date="2026-06-02T12:56:12" w:id="534796405">
    <w:p xmlns:w14="http://schemas.microsoft.com/office/word/2010/wordml" xmlns:w="http://schemas.openxmlformats.org/wordprocessingml/2006/main" w:rsidR="70DCB509" w:rsidRDefault="194C0D9F" w14:paraId="27100105" w14:textId="0E7973DE">
      <w:pPr>
        <w:pStyle w:val="CommentText"/>
      </w:pPr>
      <w:r>
        <w:rPr>
          <w:rStyle w:val="CommentReference"/>
        </w:rPr>
        <w:annotationRef/>
      </w:r>
      <w:r w:rsidRPr="1B084F22" w:rsidR="3C8DFCF8">
        <w:t>I think we might have said we'd no longer allow order, but if retro-fitting old data to GFF3 it needs to be covered</w:t>
      </w:r>
    </w:p>
  </w:comment>
  <w:comment xmlns:w="http://schemas.openxmlformats.org/wordprocessingml/2006/main" w:initials="TM" w:author="Terence Murphy" w:date="2026-06-02T12:57:36" w:id="426068417">
    <w:p xmlns:w14="http://schemas.microsoft.com/office/word/2010/wordml" xmlns:w="http://schemas.openxmlformats.org/wordprocessingml/2006/main" w:rsidR="6E11512D" w:rsidRDefault="27442832" w14:paraId="65F3C1AA" w14:textId="4F9A7CAF">
      <w:pPr>
        <w:pStyle w:val="CommentText"/>
      </w:pPr>
      <w:r>
        <w:rPr>
          <w:rStyle w:val="CommentReference"/>
        </w:rPr>
        <w:annotationRef/>
      </w:r>
      <w:r w:rsidRPr="5EF2C866" w:rsidR="2E717689">
        <w:t>this depends on whether all child features are shifted into virtual space regardless of whether the individual row spans the origin. If they're all shifted, then part isn't needed, otherwise it is.</w:t>
      </w:r>
    </w:p>
  </w:comment>
  <w:comment xmlns:w="http://schemas.openxmlformats.org/wordprocessingml/2006/main" w:initials="TM" w:author="Terence Murphy" w:date="2026-06-02T15:48:45" w:id="2018860441">
    <w:p xmlns:w14="http://schemas.microsoft.com/office/word/2010/wordml" xmlns:w="http://schemas.openxmlformats.org/wordprocessingml/2006/main" w:rsidR="3CE3C5AC" w:rsidRDefault="2B2A6FB3" w14:paraId="609159A9" w14:textId="6AB2CE5B">
      <w:pPr>
        <w:pStyle w:val="CommentText"/>
      </w:pPr>
      <w:r>
        <w:rPr>
          <w:rStyle w:val="CommentReference"/>
        </w:rPr>
        <w:annotationRef/>
      </w:r>
      <w:r w:rsidRPr="360F5D2D" w:rsidR="3A92E199">
        <w:t>note Is_circular is completely distinct from circular_RNA. circular_RNA is for a feature that results in a RNA product that is subsequently circularized. It does not require the original sequence to be circular, or for the feature location to span the origin.</w:t>
      </w:r>
    </w:p>
  </w:comment>
  <w:comment xmlns:w="http://schemas.openxmlformats.org/wordprocessingml/2006/main" w:initials="TM" w:author="Terence Murphy" w:date="2026-06-02T17:08:57" w:id="1117965815">
    <w:p xmlns:w14="http://schemas.microsoft.com/office/word/2010/wordml" xmlns:w="http://schemas.openxmlformats.org/wordprocessingml/2006/main" w:rsidR="19AD321A" w:rsidRDefault="7E86FF4F" w14:paraId="1C51250B" w14:textId="08066633">
      <w:pPr>
        <w:pStyle w:val="CommentText"/>
      </w:pPr>
      <w:r>
        <w:rPr>
          <w:rStyle w:val="CommentReference"/>
        </w:rPr>
        <w:annotationRef/>
      </w:r>
      <w:r w:rsidRPr="082DDEF5" w:rsidR="0C62ABC9">
        <w:t>need to discuss</w:t>
      </w:r>
    </w:p>
  </w:comment>
  <w:comment xmlns:w="http://schemas.openxmlformats.org/wordprocessingml/2006/main" w:initials="TM" w:author="Terence Murphy" w:date="2026-06-02T17:09:32" w:id="2145765512">
    <w:p xmlns:w14="http://schemas.microsoft.com/office/word/2010/wordml" xmlns:w="http://schemas.openxmlformats.org/wordprocessingml/2006/main" w:rsidR="04FEF129" w:rsidRDefault="1463CE3C" w14:paraId="2D803DBD" w14:textId="526F7830">
      <w:pPr>
        <w:pStyle w:val="CommentText"/>
      </w:pPr>
      <w:r>
        <w:rPr>
          <w:rStyle w:val="CommentReference"/>
        </w:rPr>
        <w:annotationRef/>
      </w:r>
      <w:r w:rsidRPr="2F5A0ECF" w:rsidR="1CE2ECF4">
        <w:t>this is the "region" feature that shows up in NCBI files, equivalent to the "source" feature. But it's not really a feature.</w:t>
      </w:r>
    </w:p>
  </w:comment>
  <w:comment xmlns:w="http://schemas.openxmlformats.org/wordprocessingml/2006/main" w:initials="PW" w:author="Peter Woollard" w:date="2026-06-03T18:01:36" w:id="985621274">
    <w:p xmlns:w14="http://schemas.microsoft.com/office/word/2010/wordml" xmlns:w="http://schemas.openxmlformats.org/wordprocessingml/2006/main" w:rsidR="5F5501F9" w:rsidRDefault="328E38E8" w14:paraId="350ACBDB" w14:textId="794471C9">
      <w:pPr>
        <w:pStyle w:val="CommentText"/>
      </w:pPr>
      <w:r>
        <w:rPr>
          <w:rStyle w:val="CommentReference"/>
        </w:rPr>
        <w:annotationRef/>
      </w:r>
      <w:r w:rsidRPr="7923E0DD" w:rsidR="58E31F2C">
        <w:t>completely agree</w:t>
      </w:r>
    </w:p>
  </w:comment>
  <w:comment xmlns:w="http://schemas.openxmlformats.org/wordprocessingml/2006/main" w:initials="PW" w:author="Peter Woollard" w:date="06/03/2026 18:32:30" w:id="117935220">
    <w:p xmlns:w14="http://schemas.microsoft.com/office/word/2010/wordml" w:rsidR="7FDAB0BE" w:rsidRDefault="720C0B50" w14:paraId="0C4AA58B" w14:textId="65D01BDF">
      <w:pPr>
        <w:pStyle w:val="CommentText"/>
      </w:pPr>
      <w:r>
        <w:rPr>
          <w:rStyle w:val="CommentReference"/>
        </w:rPr>
        <w:annotationRef/>
      </w:r>
      <w:r w:rsidRPr="5E1E5326" w:rsidR="1E87E067">
        <w:t>ooooo I can understand why and it is logical. I don't recall a discussion on this.</w:t>
      </w:r>
    </w:p>
  </w:comment>
  <w:comment xmlns:w="http://schemas.openxmlformats.org/wordprocessingml/2006/main" w:initials="PW" w:author="Peter Woollard" w:date="2026-06-04T16:32:46" w:id="1083063633">
    <w:p xmlns:w14="http://schemas.microsoft.com/office/word/2010/wordml" xmlns:w="http://schemas.openxmlformats.org/wordprocessingml/2006/main" w:rsidR="4AD2C78E" w:rsidRDefault="390D52B2" w14:paraId="68A53B1B" w14:textId="3B1E9D0C">
      <w:pPr>
        <w:pStyle w:val="CommentText"/>
      </w:pPr>
      <w:r>
        <w:rPr>
          <w:rStyle w:val="CommentReference"/>
        </w:rPr>
        <w:annotationRef/>
      </w:r>
      <w:r w:rsidRPr="4D131CF8" w:rsidR="01F3213A">
        <w:t>consensus was that parent is highest</w:t>
      </w:r>
    </w:p>
  </w:comment>
  <w:comment xmlns:w="http://schemas.openxmlformats.org/wordprocessingml/2006/main" w:initials="PW" w:author="Peter Woollard" w:date="2026-06-04T16:24:36" w:id="1234385558">
    <w:p xmlns:w14="http://schemas.microsoft.com/office/word/2010/wordml" xmlns:w="http://schemas.openxmlformats.org/wordprocessingml/2006/main" w:rsidR="4AC549FA" w:rsidRDefault="266FA094" w14:paraId="7BB013CA" w14:textId="32483DD7">
      <w:pPr>
        <w:pStyle w:val="CommentText"/>
      </w:pPr>
      <w:r>
        <w:rPr>
          <w:rStyle w:val="CommentReference"/>
        </w:rPr>
        <w:annotationRef/>
      </w:r>
      <w:r w:rsidRPr="7923461B" w:rsidR="19F1F87D">
        <w:t>needs updating</w:t>
      </w:r>
    </w:p>
  </w:comment>
  <w:comment xmlns:w="http://schemas.openxmlformats.org/wordprocessingml/2006/main" w:initials="PW" w:author="Peter Woollard" w:date="2026-06-04T16:25:21" w:id="700167914">
    <w:p xmlns:w14="http://schemas.microsoft.com/office/word/2010/wordml" xmlns:w="http://schemas.openxmlformats.org/wordprocessingml/2006/main" w:rsidR="2C5AF966" w:rsidRDefault="4461A5BF" w14:paraId="3C4D5484" w14:textId="4A883366">
      <w:pPr>
        <w:pStyle w:val="CommentText"/>
      </w:pPr>
      <w:r>
        <w:rPr>
          <w:rStyle w:val="CommentReference"/>
        </w:rPr>
        <w:annotationRef/>
      </w:r>
      <w:r w:rsidRPr="70FF0DF5" w:rsidR="327EE7CD">
        <w:t>Need to compile this subset.</w:t>
      </w:r>
    </w:p>
  </w:comment>
  <w:comment xmlns:w="http://schemas.openxmlformats.org/wordprocessingml/2006/main" w:initials="PW" w:author="Peter Woollard" w:date="2026-06-10T15:06:45" w:id="654396603">
    <w:p xmlns:w14="http://schemas.microsoft.com/office/word/2010/wordml" xmlns:w="http://schemas.openxmlformats.org/wordprocessingml/2006/main" w:rsidR="06B5807A" w:rsidRDefault="66F00418" w14:paraId="3A5B53EB" w14:textId="138FB0B1">
      <w:pPr>
        <w:pStyle w:val="CommentText"/>
      </w:pPr>
      <w:r>
        <w:rPr>
          <w:rStyle w:val="CommentReference"/>
        </w:rPr>
        <w:annotationRef/>
      </w:r>
      <w:r w:rsidRPr="07AA34EE" w:rsidR="275EF9AB">
        <w:t xml:space="preserve">Looking at a spread of ENSEMBL DToL GFF3 files: </w:t>
      </w:r>
      <w:r w:rsidRPr="3A65FE09" w:rsidR="698A6E2D">
        <w:rPr>
          <w:b w:val="1"/>
          <w:bCs w:val="1"/>
        </w:rPr>
        <w:t xml:space="preserve">   </w:t>
      </w:r>
    </w:p>
    <w:p xmlns:w14="http://schemas.microsoft.com/office/word/2010/wordml" xmlns:w="http://schemas.openxmlformats.org/wordprocessingml/2006/main" w:rsidR="7BDF3D7F" w:rsidRDefault="661A9887" w14:paraId="04F63238" w14:textId="488CD9B1">
      <w:pPr>
        <w:pStyle w:val="CommentText"/>
      </w:pPr>
      <w:r w:rsidRPr="487FB37C" w:rsidR="0BDE2618">
        <w:rPr>
          <w:b w:val="1"/>
          <w:bCs w:val="1"/>
        </w:rPr>
        <w:t xml:space="preserve"> "col3_type_invalid_so_terms": [</w:t>
      </w:r>
    </w:p>
    <w:p xmlns:w14="http://schemas.microsoft.com/office/word/2010/wordml" xmlns:w="http://schemas.openxmlformats.org/wordprocessingml/2006/main" w:rsidR="4A0CFEC2" w:rsidRDefault="7F9C1E98" w14:paraId="3574FFFE" w14:textId="27568D28">
      <w:pPr>
        <w:pStyle w:val="CommentText"/>
      </w:pPr>
      <w:r w:rsidRPr="0C8843F2" w:rsidR="0A88F2CC">
        <w:rPr>
          <w:b w:val="1"/>
          <w:bCs w:val="1"/>
        </w:rPr>
        <w:t xml:space="preserve">        "lnc_RNA"</w:t>
      </w:r>
    </w:p>
    <w:p xmlns:w14="http://schemas.microsoft.com/office/word/2010/wordml" xmlns:w="http://schemas.openxmlformats.org/wordprocessingml/2006/main" w:rsidR="5ED1A9B0" w:rsidRDefault="1228FD53" w14:paraId="43D823A2" w14:textId="25143F48">
      <w:pPr>
        <w:pStyle w:val="CommentText"/>
      </w:pPr>
      <w:r w:rsidRPr="3BC3856D" w:rsidR="28CD0D33">
        <w:rPr>
          <w:b w:val="1"/>
          <w:bCs w:val="1"/>
        </w:rPr>
        <w:t xml:space="preserve">    ],</w:t>
      </w:r>
    </w:p>
    <w:p xmlns:w14="http://schemas.microsoft.com/office/word/2010/wordml" xmlns:w="http://schemas.openxmlformats.org/wordprocessingml/2006/main" w:rsidR="6375A4BD" w:rsidRDefault="68D2CC2D" w14:paraId="5DC99570" w14:textId="3082FEFA">
      <w:pPr>
        <w:pStyle w:val="CommentText"/>
      </w:pPr>
      <w:r w:rsidRPr="2F453B7F" w:rsidR="2EB2BE72">
        <w:rPr>
          <w:b w:val="1"/>
          <w:bCs w:val="1"/>
        </w:rPr>
        <w:t xml:space="preserve">    "col3_type_valid_so_terms": [</w:t>
      </w:r>
    </w:p>
    <w:p xmlns:w14="http://schemas.microsoft.com/office/word/2010/wordml" xmlns:w="http://schemas.openxmlformats.org/wordprocessingml/2006/main" w:rsidR="756B04CE" w:rsidRDefault="033F1243" w14:paraId="63516E62" w14:textId="545C9EA0">
      <w:pPr>
        <w:pStyle w:val="CommentText"/>
      </w:pPr>
      <w:r w:rsidRPr="304CCCE1" w:rsidR="0412AD45">
        <w:rPr>
          <w:b w:val="1"/>
          <w:bCs w:val="1"/>
        </w:rPr>
        <w:t xml:space="preserve">        "CDS",</w:t>
      </w:r>
    </w:p>
    <w:p xmlns:w14="http://schemas.microsoft.com/office/word/2010/wordml" xmlns:w="http://schemas.openxmlformats.org/wordprocessingml/2006/main" w:rsidR="367B875F" w:rsidRDefault="583AAC1D" w14:paraId="2451ECFB" w14:textId="737B17E5">
      <w:pPr>
        <w:pStyle w:val="CommentText"/>
      </w:pPr>
      <w:r w:rsidRPr="47715D6E" w:rsidR="23E52951">
        <w:rPr>
          <w:b w:val="1"/>
          <w:bCs w:val="1"/>
        </w:rPr>
        <w:t xml:space="preserve">        "C_gene_segment",</w:t>
      </w:r>
    </w:p>
    <w:p xmlns:w14="http://schemas.microsoft.com/office/word/2010/wordml" xmlns:w="http://schemas.openxmlformats.org/wordprocessingml/2006/main" w:rsidR="29FC3A31" w:rsidRDefault="6E5172EF" w14:paraId="236D645C" w14:textId="34568FCD">
      <w:pPr>
        <w:pStyle w:val="CommentText"/>
      </w:pPr>
      <w:r w:rsidRPr="6D64B343" w:rsidR="6E5BDF93">
        <w:rPr>
          <w:b w:val="1"/>
          <w:bCs w:val="1"/>
        </w:rPr>
        <w:t xml:space="preserve">        "J_gene_segment",</w:t>
      </w:r>
    </w:p>
    <w:p xmlns:w14="http://schemas.microsoft.com/office/word/2010/wordml" xmlns:w="http://schemas.openxmlformats.org/wordprocessingml/2006/main" w:rsidR="48952ECF" w:rsidRDefault="2D830344" w14:paraId="0157E9C9" w14:textId="786C5C7E">
      <w:pPr>
        <w:pStyle w:val="CommentText"/>
      </w:pPr>
      <w:r w:rsidRPr="68237321" w:rsidR="7B93A150">
        <w:rPr>
          <w:b w:val="1"/>
          <w:bCs w:val="1"/>
        </w:rPr>
        <w:t xml:space="preserve">        "V_gene_segment",</w:t>
      </w:r>
    </w:p>
    <w:p xmlns:w14="http://schemas.microsoft.com/office/word/2010/wordml" xmlns:w="http://schemas.openxmlformats.org/wordprocessingml/2006/main" w:rsidR="333089FB" w:rsidRDefault="598071FD" w14:paraId="1146AFD4" w14:textId="5A2AAFFF">
      <w:pPr>
        <w:pStyle w:val="CommentText"/>
      </w:pPr>
      <w:r w:rsidRPr="1902BF6D" w:rsidR="6057202D">
        <w:rPr>
          <w:b w:val="1"/>
          <w:bCs w:val="1"/>
        </w:rPr>
        <w:t xml:space="preserve">        "Y_RNA",</w:t>
      </w:r>
    </w:p>
    <w:p xmlns:w14="http://schemas.microsoft.com/office/word/2010/wordml" xmlns:w="http://schemas.openxmlformats.org/wordprocessingml/2006/main" w:rsidR="68CAD6B7" w:rsidRDefault="435A9AC6" w14:paraId="15FC637C" w14:textId="437FC797">
      <w:pPr>
        <w:pStyle w:val="CommentText"/>
      </w:pPr>
      <w:r w:rsidRPr="244A1D60" w:rsidR="49A9D7EE">
        <w:rPr>
          <w:b w:val="1"/>
          <w:bCs w:val="1"/>
        </w:rPr>
        <w:t xml:space="preserve">        "biological_region",</w:t>
      </w:r>
    </w:p>
    <w:p xmlns:w14="http://schemas.microsoft.com/office/word/2010/wordml" xmlns:w="http://schemas.openxmlformats.org/wordprocessingml/2006/main" w:rsidR="679FBEE1" w:rsidRDefault="55C75774" w14:paraId="414CAD47" w14:textId="57E250AA">
      <w:pPr>
        <w:pStyle w:val="CommentText"/>
      </w:pPr>
      <w:r w:rsidRPr="37C0F5C0" w:rsidR="19018DA6">
        <w:rPr>
          <w:b w:val="1"/>
          <w:bCs w:val="1"/>
        </w:rPr>
        <w:t xml:space="preserve">        "exon",</w:t>
      </w:r>
    </w:p>
    <w:p xmlns:w14="http://schemas.microsoft.com/office/word/2010/wordml" xmlns:w="http://schemas.openxmlformats.org/wordprocessingml/2006/main" w:rsidR="01643BE7" w:rsidRDefault="13B8A556" w14:paraId="6BFF50DA" w14:textId="487283DD">
      <w:pPr>
        <w:pStyle w:val="CommentText"/>
      </w:pPr>
      <w:r w:rsidRPr="6D565255" w:rsidR="2B59E028">
        <w:rPr>
          <w:b w:val="1"/>
          <w:bCs w:val="1"/>
        </w:rPr>
        <w:t xml:space="preserve">        "five_prime_UTR",</w:t>
      </w:r>
    </w:p>
    <w:p xmlns:w14="http://schemas.microsoft.com/office/word/2010/wordml" xmlns:w="http://schemas.openxmlformats.org/wordprocessingml/2006/main" w:rsidR="5B96A8D5" w:rsidRDefault="7A995BE9" w14:paraId="4BD5C497" w14:textId="76E8B0E1">
      <w:pPr>
        <w:pStyle w:val="CommentText"/>
      </w:pPr>
      <w:r w:rsidRPr="34B12ECF" w:rsidR="7747D04A">
        <w:rPr>
          <w:b w:val="1"/>
          <w:bCs w:val="1"/>
        </w:rPr>
        <w:t xml:space="preserve">        "gene",</w:t>
      </w:r>
    </w:p>
    <w:p xmlns:w14="http://schemas.microsoft.com/office/word/2010/wordml" xmlns:w="http://schemas.openxmlformats.org/wordprocessingml/2006/main" w:rsidR="5AED01D9" w:rsidRDefault="70311517" w14:paraId="122E6C07" w14:textId="6D55DD21">
      <w:pPr>
        <w:pStyle w:val="CommentText"/>
      </w:pPr>
      <w:r w:rsidRPr="743D9611" w:rsidR="6E12E898">
        <w:rPr>
          <w:b w:val="1"/>
          <w:bCs w:val="1"/>
        </w:rPr>
        <w:t xml:space="preserve">        "mRNA",</w:t>
      </w:r>
    </w:p>
    <w:p xmlns:w14="http://schemas.microsoft.com/office/word/2010/wordml" xmlns:w="http://schemas.openxmlformats.org/wordprocessingml/2006/main" w:rsidR="64F432AA" w:rsidRDefault="34A1F18E" w14:paraId="15B40094" w14:textId="7801BC6A">
      <w:pPr>
        <w:pStyle w:val="CommentText"/>
      </w:pPr>
      <w:r w:rsidRPr="2F49EA47" w:rsidR="121BB960">
        <w:rPr>
          <w:b w:val="1"/>
          <w:bCs w:val="1"/>
        </w:rPr>
        <w:t xml:space="preserve">        "miRNA",</w:t>
      </w:r>
    </w:p>
    <w:p xmlns:w14="http://schemas.microsoft.com/office/word/2010/wordml" xmlns:w="http://schemas.openxmlformats.org/wordprocessingml/2006/main" w:rsidR="12EB49F9" w:rsidRDefault="25711F8B" w14:paraId="133DC9FF" w14:textId="2B369D31">
      <w:pPr>
        <w:pStyle w:val="CommentText"/>
      </w:pPr>
      <w:r w:rsidRPr="6DD1CBA2" w:rsidR="4BE26A13">
        <w:rPr>
          <w:b w:val="1"/>
          <w:bCs w:val="1"/>
        </w:rPr>
        <w:t xml:space="preserve">        "ncRNA",</w:t>
      </w:r>
    </w:p>
    <w:p xmlns:w14="http://schemas.microsoft.com/office/word/2010/wordml" xmlns:w="http://schemas.openxmlformats.org/wordprocessingml/2006/main" w:rsidR="28DCC163" w:rsidRDefault="4C2D42BA" w14:paraId="6733878A" w14:textId="2FBFA482">
      <w:pPr>
        <w:pStyle w:val="CommentText"/>
      </w:pPr>
      <w:r w:rsidRPr="1D5D3BF6" w:rsidR="0A87E3E6">
        <w:rPr>
          <w:b w:val="1"/>
          <w:bCs w:val="1"/>
        </w:rPr>
        <w:t xml:space="preserve">        "ncRNA_gene",</w:t>
      </w:r>
    </w:p>
    <w:p xmlns:w14="http://schemas.microsoft.com/office/word/2010/wordml" xmlns:w="http://schemas.openxmlformats.org/wordprocessingml/2006/main" w:rsidR="598FB726" w:rsidRDefault="6BA70134" w14:paraId="1FB119D6" w14:textId="44B67E24">
      <w:pPr>
        <w:pStyle w:val="CommentText"/>
      </w:pPr>
      <w:r w:rsidRPr="7702B4A4" w:rsidR="081EB657">
        <w:rPr>
          <w:b w:val="1"/>
          <w:bCs w:val="1"/>
        </w:rPr>
        <w:t xml:space="preserve">        "pseudogene",</w:t>
      </w:r>
    </w:p>
    <w:p xmlns:w14="http://schemas.microsoft.com/office/word/2010/wordml" xmlns:w="http://schemas.openxmlformats.org/wordprocessingml/2006/main" w:rsidR="08F58EA0" w:rsidRDefault="3CAF25DB" w14:paraId="6CEA336C" w14:textId="3D140576">
      <w:pPr>
        <w:pStyle w:val="CommentText"/>
      </w:pPr>
      <w:r w:rsidRPr="5A0EBDFE" w:rsidR="47537D2B">
        <w:rPr>
          <w:b w:val="1"/>
          <w:bCs w:val="1"/>
        </w:rPr>
        <w:t xml:space="preserve">        "pseudogenic_transcript",</w:t>
      </w:r>
    </w:p>
    <w:p xmlns:w14="http://schemas.microsoft.com/office/word/2010/wordml" xmlns:w="http://schemas.openxmlformats.org/wordprocessingml/2006/main" w:rsidR="55999F7A" w:rsidRDefault="4FFFC4D6" w14:paraId="72B62F10" w14:textId="6FE4D61C">
      <w:pPr>
        <w:pStyle w:val="CommentText"/>
      </w:pPr>
      <w:r w:rsidRPr="65C69A9B" w:rsidR="6349417F">
        <w:rPr>
          <w:b w:val="1"/>
          <w:bCs w:val="1"/>
        </w:rPr>
        <w:t xml:space="preserve">        "rRNA",</w:t>
      </w:r>
    </w:p>
    <w:p xmlns:w14="http://schemas.microsoft.com/office/word/2010/wordml" xmlns:w="http://schemas.openxmlformats.org/wordprocessingml/2006/main" w:rsidR="2D54C7B0" w:rsidRDefault="6D4061D6" w14:paraId="08A75171" w14:textId="2DABEB9A">
      <w:pPr>
        <w:pStyle w:val="CommentText"/>
      </w:pPr>
      <w:r w:rsidRPr="5D64E14D" w:rsidR="7B343042">
        <w:rPr>
          <w:b w:val="1"/>
          <w:bCs w:val="1"/>
        </w:rPr>
        <w:t xml:space="preserve">        "region",</w:t>
      </w:r>
    </w:p>
    <w:p xmlns:w14="http://schemas.microsoft.com/office/word/2010/wordml" xmlns:w="http://schemas.openxmlformats.org/wordprocessingml/2006/main" w:rsidR="464C335F" w:rsidRDefault="4E23456A" w14:paraId="6C13CDA4" w14:textId="2DC11138">
      <w:pPr>
        <w:pStyle w:val="CommentText"/>
      </w:pPr>
      <w:r w:rsidRPr="48D8A5DA" w:rsidR="5F9D2B7B">
        <w:rPr>
          <w:b w:val="1"/>
          <w:bCs w:val="1"/>
        </w:rPr>
        <w:t xml:space="preserve">        "scRNA",</w:t>
      </w:r>
    </w:p>
    <w:p xmlns:w14="http://schemas.microsoft.com/office/word/2010/wordml" xmlns:w="http://schemas.openxmlformats.org/wordprocessingml/2006/main" w:rsidR="31A6B9DC" w:rsidRDefault="6E52D84C" w14:paraId="33E3DAD1" w14:textId="785D6063">
      <w:pPr>
        <w:pStyle w:val="CommentText"/>
      </w:pPr>
      <w:r w:rsidRPr="17A72B2B" w:rsidR="1F43BEB9">
        <w:rPr>
          <w:b w:val="1"/>
          <w:bCs w:val="1"/>
        </w:rPr>
        <w:t xml:space="preserve">        "snRNA",</w:t>
      </w:r>
    </w:p>
    <w:p xmlns:w14="http://schemas.microsoft.com/office/word/2010/wordml" xmlns:w="http://schemas.openxmlformats.org/wordprocessingml/2006/main" w:rsidR="68CEF1AC" w:rsidRDefault="16E47908" w14:paraId="73B5754C" w14:textId="4DEB0080">
      <w:pPr>
        <w:pStyle w:val="CommentText"/>
      </w:pPr>
      <w:r w:rsidRPr="37E9688C" w:rsidR="6DD221E0">
        <w:rPr>
          <w:b w:val="1"/>
          <w:bCs w:val="1"/>
        </w:rPr>
        <w:t xml:space="preserve">        "snoRNA",</w:t>
      </w:r>
    </w:p>
    <w:p xmlns:w14="http://schemas.microsoft.com/office/word/2010/wordml" xmlns:w="http://schemas.openxmlformats.org/wordprocessingml/2006/main" w:rsidR="355C029F" w:rsidRDefault="30511A78" w14:paraId="1A55E8BE" w14:textId="48D9EAA7">
      <w:pPr>
        <w:pStyle w:val="CommentText"/>
      </w:pPr>
      <w:r w:rsidRPr="3437304F" w:rsidR="262B0485">
        <w:rPr>
          <w:b w:val="1"/>
          <w:bCs w:val="1"/>
        </w:rPr>
        <w:t xml:space="preserve">        "tRNA",</w:t>
      </w:r>
    </w:p>
    <w:p xmlns:w14="http://schemas.microsoft.com/office/word/2010/wordml" xmlns:w="http://schemas.openxmlformats.org/wordprocessingml/2006/main" w:rsidR="34B69F6E" w:rsidRDefault="4DB07135" w14:paraId="4E1266A6" w14:textId="1461B0D5">
      <w:pPr>
        <w:pStyle w:val="CommentText"/>
      </w:pPr>
      <w:r w:rsidRPr="23161DC7" w:rsidR="4E0CF599">
        <w:rPr>
          <w:b w:val="1"/>
          <w:bCs w:val="1"/>
        </w:rPr>
        <w:t xml:space="preserve">        "three_prime_UTR",</w:t>
      </w:r>
    </w:p>
    <w:p xmlns:w14="http://schemas.microsoft.com/office/word/2010/wordml" xmlns:w="http://schemas.openxmlformats.org/wordprocessingml/2006/main" w:rsidR="0780695D" w:rsidRDefault="1702B48C" w14:paraId="75C8B756" w14:textId="29DDE204">
      <w:pPr>
        <w:pStyle w:val="CommentText"/>
      </w:pPr>
      <w:r w:rsidRPr="2A6ED1B3" w:rsidR="28998F97">
        <w:rPr>
          <w:b w:val="1"/>
          <w:bCs w:val="1"/>
        </w:rPr>
        <w:t xml:space="preserve">        "transcript"</w:t>
      </w:r>
    </w:p>
    <w:p xmlns:w14="http://schemas.microsoft.com/office/word/2010/wordml" xmlns:w="http://schemas.openxmlformats.org/wordprocessingml/2006/main" w:rsidR="660B9532" w:rsidRDefault="5B586911" w14:paraId="5DF97524" w14:textId="123A2FE4">
      <w:pPr>
        <w:pStyle w:val="CommentText"/>
      </w:pPr>
      <w:r w:rsidRPr="1224982A" w:rsidR="6ACD0307">
        <w:rPr>
          <w:b w:val="1"/>
          <w:bCs w:val="1"/>
        </w:rPr>
        <w:t xml:space="preserve">    ],</w:t>
      </w:r>
    </w:p>
  </w:comment>
  <w:comment xmlns:w="http://schemas.openxmlformats.org/wordprocessingml/2006/main" w:initials="PW" w:author="Peter Woollard" w:date="2026-06-19T14:36:54" w:id="1027134633">
    <w:p xmlns:w14="http://schemas.microsoft.com/office/word/2010/wordml" xmlns:w="http://schemas.openxmlformats.org/wordprocessingml/2006/main" w:rsidR="66EF15E3" w:rsidRDefault="59E42C51" w14:paraId="546D5D35" w14:textId="7646B6FB">
      <w:pPr>
        <w:pStyle w:val="CommentText"/>
      </w:pPr>
      <w:r>
        <w:rPr>
          <w:rStyle w:val="CommentReference"/>
        </w:rPr>
        <w:annotationRef/>
      </w:r>
      <w:r w:rsidRPr="69D19D0A" w:rsidR="4888A6EE">
        <w:t>added this including the example from Thursday 18th June meeting - after the cross INSDC discussion</w:t>
      </w:r>
    </w:p>
  </w:comment>
  <w:comment xmlns:w="http://schemas.openxmlformats.org/wordprocessingml/2006/main" w:initials="PW" w:author="Peter Woollard" w:date="2026-06-19T14:40:27" w:id="326298405">
    <w:p xmlns:w14="http://schemas.microsoft.com/office/word/2010/wordml" xmlns:w="http://schemas.openxmlformats.org/wordprocessingml/2006/main" w:rsidR="56938313" w:rsidRDefault="7F06EF9A" w14:paraId="05455F8A" w14:textId="66088B56">
      <w:pPr>
        <w:pStyle w:val="CommentText"/>
      </w:pPr>
      <w:r>
        <w:rPr>
          <w:rStyle w:val="CommentReference"/>
        </w:rPr>
        <w:annotationRef/>
      </w:r>
      <w:r w:rsidRPr="5244A861" w:rsidR="01427551">
        <w:t>add this to be even clearer.</w:t>
      </w:r>
    </w:p>
  </w:comment>
</w:comments>
</file>

<file path=word/commentsExtended.xml><?xml version="1.0" encoding="utf-8"?>
<w15:commentsEx xmlns:mc="http://schemas.openxmlformats.org/markup-compatibility/2006" xmlns:w15="http://schemas.microsoft.com/office/word/2012/wordml" mc:Ignorable="w15">
  <w15:commentEx w15:done="0" w15:paraId="0F507517"/>
  <w15:commentEx w15:done="0" w15:paraId="600660C9" w15:paraIdParent="0F507517"/>
  <w15:commentEx w15:done="0" w15:paraId="6B97987D"/>
  <w15:commentEx w15:done="0" w15:paraId="7EB8AE8A" w15:paraIdParent="6B97987D"/>
  <w15:commentEx w15:done="1" w15:paraId="675CE7B9"/>
  <w15:commentEx w15:done="1" w15:paraId="102C93CC"/>
  <w15:commentEx w15:done="1" w15:paraId="193893C7"/>
  <w15:commentEx w15:done="1" w15:paraId="365F4712"/>
  <w15:commentEx w15:done="1" w15:paraId="321C2DAD" w15:paraIdParent="365F4712"/>
  <w15:commentEx w15:done="0" w15:paraId="310381FC"/>
  <w15:commentEx w15:done="0" w15:paraId="083B7B77"/>
  <w15:commentEx w15:done="0" w15:paraId="16F551F1"/>
  <w15:commentEx w15:done="0" w15:paraId="573D05D8" w15:paraIdParent="16F551F1"/>
  <w15:commentEx w15:done="0" w15:paraId="5E8F465E" w15:paraIdParent="16F551F1"/>
  <w15:commentEx w15:done="0" w15:paraId="375CA9BA" w15:paraIdParent="16F551F1"/>
  <w15:commentEx w15:done="1" w15:paraId="3732F092" w15:paraIdParent="450FA3B5"/>
  <w15:commentEx w15:done="1" w15:paraId="4BD7B919"/>
  <w15:commentEx w15:done="1" w15:paraId="24A082C0" w15:paraIdParent="450FA3B5"/>
  <w15:commentEx w15:done="1" w15:paraId="5D7BB149" w15:paraIdParent="450FA3B5"/>
  <w15:commentEx w15:done="1" w15:paraId="450FA3B5"/>
  <w15:commentEx w15:done="0" w15:paraId="524E88F2"/>
  <w15:commentEx w15:done="0" w15:paraId="52A8823C"/>
  <w15:commentEx w15:done="0" w15:paraId="11497CF2" w15:paraIdParent="52A8823C"/>
  <w15:commentEx w15:done="0" w15:paraId="13A6B03B" w15:paraIdParent="52A8823C"/>
  <w15:commentEx w15:done="0" w15:paraId="4C80234F"/>
  <w15:commentEx w15:done="1" w15:paraId="72DAC401"/>
  <w15:commentEx w15:done="1" w15:paraId="3EE034C9" w15:paraIdParent="72DAC401"/>
  <w15:commentEx w15:done="0" w15:paraId="01FD1F8D"/>
  <w15:commentEx w15:done="0" w15:paraId="5110641B" w15:paraIdParent="01FD1F8D"/>
  <w15:commentEx w15:done="1" w15:paraId="68A53B1B" w15:paraIdParent="3AE3832D"/>
  <w15:commentEx w15:done="0" w15:paraId="5408C0FD"/>
  <w15:commentEx w15:done="1" w15:paraId="057C980B" w15:paraIdParent="675CE7B9"/>
  <w15:commentEx w15:done="0" w15:paraId="6A269137"/>
  <w15:commentEx w15:done="0" w15:paraId="4D1CC121" w15:paraIdParent="083B7B77"/>
  <w15:commentEx w15:done="0" w15:paraId="083F9C05" w15:paraIdParent="6A269137"/>
  <w15:commentEx w15:done="0" w15:paraId="2A70A4EE"/>
  <w15:commentEx w15:done="1" w15:paraId="674A82D0" w15:paraIdParent="675CE7B9"/>
  <w15:commentEx w15:done="1" w15:paraId="7438F307"/>
  <w15:commentEx w15:done="0" w15:paraId="5797E09F"/>
  <w15:commentEx w15:done="0" w15:paraId="53450C43"/>
  <w15:commentEx w15:done="0" w15:paraId="70186552"/>
  <w15:commentEx w15:done="0" w15:paraId="1851FC9A"/>
  <w15:commentEx w15:done="0" w15:paraId="7ABBAC8C" w15:paraIdParent="083B7B77"/>
  <w15:commentEx w15:done="0" w15:paraId="1ECD1CC2" w15:paraIdParent="6A269137"/>
  <w15:commentEx w15:done="0" w15:paraId="46727942" w15:paraIdParent="6A269137"/>
  <w15:commentEx w15:done="0" w15:paraId="55C46DC3" w15:paraIdParent="2A70A4EE"/>
  <w15:commentEx w15:done="0" w15:paraId="53EDA98C"/>
  <w15:commentEx w15:done="0" w15:paraId="6748D44E" w15:paraIdParent="310381FC"/>
  <w15:commentEx w15:done="1" w15:paraId="54CAD03A" w15:paraIdParent="675CE7B9"/>
  <w15:commentEx w15:done="1" w15:paraId="55B6F731" w15:paraIdParent="193893C7"/>
  <w15:commentEx w15:done="0" w15:paraId="489E17E3" w15:paraIdParent="310381FC"/>
  <w15:commentEx w15:done="0" w15:paraId="4DBC9AAC" w15:paraIdParent="310381FC"/>
  <w15:commentEx w15:done="0" w15:paraId="73C187F5" w15:paraIdParent="083B7B77"/>
  <w15:commentEx w15:done="0" w15:paraId="24F71138" w15:paraIdParent="083B7B77"/>
  <w15:commentEx w15:done="0" w15:paraId="054F9514" w15:paraIdParent="083B7B77"/>
  <w15:commentEx w15:done="0" w15:paraId="497408B4" w15:paraIdParent="083B7B77"/>
  <w15:commentEx w15:done="1" w15:paraId="59CC40DE" w15:paraIdParent="4BD7B919"/>
  <w15:commentEx w15:done="1" w15:paraId="41135CEA" w15:paraIdParent="4BD7B919"/>
  <w15:commentEx w15:done="1" w15:paraId="492A9C72" w15:paraIdParent="4BD7B919"/>
  <w15:commentEx w15:done="1" w15:paraId="14378720" w15:paraIdParent="4BD7B919"/>
  <w15:commentEx w15:done="1" w15:paraId="39073920" w15:paraIdParent="4BD7B919"/>
  <w15:commentEx w15:done="0" w15:paraId="179A44AA" w15:paraIdParent="53EDA98C"/>
  <w15:commentEx w15:done="0" w15:paraId="7BFA7A96" w15:paraIdParent="53EDA98C"/>
  <w15:commentEx w15:done="0" w15:paraId="6F54CE61" w15:paraIdParent="53EDA98C"/>
  <w15:commentEx w15:done="0" w15:paraId="62FD151D"/>
  <w15:commentEx w15:done="1" w15:paraId="307CE0A3"/>
  <w15:commentEx w15:done="1" w15:paraId="43346CF4" w15:paraIdParent="307CE0A3"/>
  <w15:commentEx w15:done="0" w15:paraId="441BD26B"/>
  <w15:commentEx w15:done="0" w15:paraId="4AD61A36" w15:paraIdParent="083B7B77"/>
  <w15:commentEx w15:done="0" w15:paraId="43456CBA" w15:paraIdParent="083B7B77"/>
  <w15:commentEx w15:done="0" w15:paraId="1A5D8CF0" w15:paraIdParent="083B7B77"/>
  <w15:commentEx w15:done="1" w15:paraId="531D4D5E" w15:paraIdParent="450FA3B5"/>
  <w15:commentEx w15:done="1" w15:paraId="775493F0" w15:paraIdParent="450FA3B5"/>
  <w15:commentEx w15:done="1" w15:paraId="18780E17"/>
  <w15:commentEx w15:done="0" w15:paraId="0C4AA58B" w15:paraIdParent="55FECCAF"/>
  <w15:commentEx w15:done="0" w15:paraId="6EFE4834" w15:paraIdParent="524E88F2"/>
  <w15:commentEx w15:done="0" w15:paraId="5DF97524" w15:paraIdParent="16F551F1"/>
  <w15:commentEx w15:done="0" w15:paraId="09082461" w15:paraIdParent="53450C43"/>
  <w15:commentEx w15:done="0" w15:paraId="741375B4" w15:paraIdParent="62FD151D"/>
  <w15:commentEx w15:done="0" w15:paraId="48C698FC" w15:paraIdParent="441BD26B"/>
  <w15:commentEx w15:done="1" w15:paraId="5F978AF6"/>
  <w15:commentEx w15:done="1" w15:paraId="3AE3832D"/>
  <w15:commentEx w15:done="1" w15:paraId="350ACBDB" w15:paraIdParent="5F978AF6"/>
  <w15:commentEx w15:done="0" w15:paraId="55FECCAF"/>
  <w15:commentEx w15:done="0" w15:paraId="27100105"/>
  <w15:commentEx w15:done="0" w15:paraId="65F3C1AA"/>
  <w15:commentEx w15:done="0" w15:paraId="609159A9"/>
  <w15:commentEx w15:done="0" w15:paraId="05455F8A"/>
  <w15:commentEx w15:done="0" w15:paraId="546D5D35" w15:paraIdParent="55FECCAF"/>
  <w15:commentEx w15:done="0" w15:paraId="1C51250B"/>
  <w15:commentEx w15:done="0" w15:paraId="2D803DBD" w15:paraIdParent="1C51250B"/>
  <w15:commentEx w15:done="0" w15:paraId="7BB013CA"/>
  <w15:commentEx w15:done="0" w15:paraId="3C4D548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D4D4FC4" w16cex:dateUtc="2026-05-08T17:24:00Z"/>
  <w16cex:commentExtensible w16cex:durableId="0D7BBB15" w16cex:dateUtc="2026-05-07T16:15:00Z"/>
  <w16cex:commentExtensible w16cex:durableId="70B80A80" w16cex:dateUtc="2026-05-11T08:34:00Z"/>
  <w16cex:commentExtensible w16cex:durableId="27D4CB53" w16cex:dateUtc="2026-05-08T16:19:00Z"/>
  <w16cex:commentExtensible w16cex:durableId="5A138D52" w16cex:dateUtc="2026-05-08T15:25:00Z"/>
  <w16cex:commentExtensible w16cex:durableId="71D33E3C" w16cex:dateUtc="2026-05-11T10:34:00Z"/>
  <w16cex:commentExtensible w16cex:durableId="346B6ADD" w16cex:dateUtc="2025-12-04T12:26:00Z"/>
  <w16cex:commentExtensible w16cex:durableId="3F691DDA" w16cex:dateUtc="2026-02-11T15:29:00Z"/>
  <w16cex:commentExtensible w16cex:durableId="4FF2889A" w16cex:dateUtc="2026-02-12T12:38:00Z"/>
  <w16cex:commentExtensible w16cex:durableId="3C1085B5" w16cex:dateUtc="2026-05-11T12:33:00Z"/>
  <w16cex:commentExtensible w16cex:durableId="76153EBC" w16cex:dateUtc="2025-12-04T12:28:00Z"/>
  <w16cex:commentExtensible w16cex:durableId="59BFF56C" w16cex:dateUtc="2026-02-11T16:21:00Z"/>
  <w16cex:commentExtensible w16cex:durableId="229CA908" w16cex:dateUtc="2026-02-11T16:21:00Z"/>
  <w16cex:commentExtensible w16cex:durableId="4216714C" w16cex:dateUtc="2026-02-12T12:44:00Z"/>
  <w16cex:commentExtensible w16cex:durableId="790A3B9D" w16cex:dateUtc="2026-05-21T12:08:48.174Z"/>
  <w16cex:commentExtensible w16cex:durableId="77A05674" w16cex:dateUtc="2026-05-08T16:02:00Z"/>
  <w16cex:commentExtensible w16cex:durableId="500C6319" w16cex:dateUtc="2026-05-21T12:06:00.829Z"/>
  <w16cex:commentExtensible w16cex:durableId="5D1A82F4" w16cex:dateUtc="2026-05-21T12:05:23.762Z"/>
  <w16cex:commentExtensible w16cex:durableId="79325FD2" w16cex:dateUtc="2026-05-08T16:02:00Z"/>
  <w16cex:commentExtensible w16cex:durableId="171E62CB" w16cex:dateUtc="2026-03-26T11:34:00Z"/>
  <w16cex:commentExtensible w16cex:durableId="0B8B228A" w16cex:dateUtc="2026-03-26T11:43:00Z"/>
  <w16cex:commentExtensible w16cex:durableId="6718E19F" w16cex:dateUtc="2026-03-26T13:05:00Z"/>
  <w16cex:commentExtensible w16cex:durableId="3FE184FA" w16cex:dateUtc="2026-03-26T13:09:00Z"/>
  <w16cex:commentExtensible w16cex:durableId="12D86297" w16cex:dateUtc="2026-03-26T12:23:00Z"/>
  <w16cex:commentExtensible w16cex:durableId="7DAAB9E3" w16cex:dateUtc="2026-03-26T13:13:00Z"/>
  <w16cex:commentExtensible w16cex:durableId="3A0AE79C" w16cex:dateUtc="2026-05-11T14:22:00Z"/>
  <w16cex:commentExtensible w16cex:durableId="3763D234" w16cex:dateUtc="2026-03-26T12:04:00Z"/>
  <w16cex:commentExtensible w16cex:durableId="28417D75" w16cex:dateUtc="2026-05-11T14:20:00Z"/>
  <w16cex:commentExtensible w16cex:durableId="7105E2B9" w16cex:dateUtc="2026-06-04T15:32:46.207Z"/>
  <w16cex:commentExtensible w16cex:durableId="6A9F9ADE" w16cex:dateUtc="2026-02-11T18:30:00Z"/>
  <w16cex:commentExtensible w16cex:durableId="3DDF2471" w16cex:dateUtc="2026-05-13T15:23:21.706Z"/>
  <w16cex:commentExtensible w16cex:durableId="571A50AF" w16cex:dateUtc="2026-05-12T10:14:21.484Z"/>
  <w16cex:commentExtensible w16cex:durableId="7C031527" w16cex:dateUtc="2026-05-12T10:39:40.092Z"/>
  <w16cex:commentExtensible w16cex:durableId="5CBB141F" w16cex:dateUtc="2026-05-12T10:21:05.006Z"/>
  <w16cex:commentExtensible w16cex:durableId="303DBB2C" w16cex:dateUtc="2026-05-12T10:30:27.26Z"/>
  <w16cex:commentExtensible w16cex:durableId="5F961D01" w16cex:dateUtc="2026-05-21T11:30:55.317Z"/>
  <w16cex:commentExtensible w16cex:durableId="44587C83" w16cex:dateUtc="2026-05-13T13:46:23.987Z"/>
  <w16cex:commentExtensible w16cex:durableId="5F8B15E2" w16cex:dateUtc="2026-05-13T15:04:07.104Z"/>
  <w16cex:commentExtensible w16cex:durableId="57283161" w16cex:dateUtc="2026-05-13T15:04:36.839Z"/>
  <w16cex:commentExtensible w16cex:durableId="7998BBB0" w16cex:dateUtc="2026-05-13T16:36:42.24Z"/>
  <w16cex:commentExtensible w16cex:durableId="40EC37C5" w16cex:dateUtc="2026-05-13T16:37:00.553Z"/>
  <w16cex:commentExtensible w16cex:durableId="2646E488" w16cex:dateUtc="2026-05-21T01:07:10.01Z"/>
  <w16cex:commentExtensible w16cex:durableId="355AB0FD" w16cex:dateUtc="2026-05-21T01:17:50.325Z"/>
  <w16cex:commentExtensible w16cex:durableId="659EA191" w16cex:dateUtc="2026-05-21T01:20:36.446Z"/>
  <w16cex:commentExtensible w16cex:durableId="2ADFB327" w16cex:dateUtc="2026-05-21T01:24:19.14Z"/>
  <w16cex:commentExtensible w16cex:durableId="62FD0166" w16cex:dateUtc="2026-05-21T01:14:57.706Z"/>
  <w16cex:commentExtensible w16cex:durableId="7EBD9AF7" w16cex:dateUtc="2026-05-21T02:10:36.188Z"/>
  <w16cex:commentExtensible w16cex:durableId="5DA9B36E" w16cex:dateUtc="2026-05-21T11:41:18.06Z"/>
  <w16cex:commentExtensible w16cex:durableId="456B9287" w16cex:dateUtc="2026-05-21T11:42:55.355Z"/>
  <w16cex:commentExtensible w16cex:durableId="29E1A425" w16cex:dateUtc="2026-05-21T11:33:24.772Z"/>
  <w16cex:commentExtensible w16cex:durableId="50F55778" w16cex:dateUtc="2026-05-21T11:52:28.219Z"/>
  <w16cex:commentExtensible w16cex:durableId="326E0B5E" w16cex:dateUtc="2026-05-21T11:56:51.099Z"/>
  <w16cex:commentExtensible w16cex:durableId="3778950A" w16cex:dateUtc="2026-05-21T11:58:27.977Z"/>
  <w16cex:commentExtensible w16cex:durableId="0955B9C3" w16cex:dateUtc="2026-05-21T11:59:11.342Z"/>
  <w16cex:commentExtensible w16cex:durableId="291D45CC" w16cex:dateUtc="2026-05-21T11:59:23.045Z"/>
  <w16cex:commentExtensible w16cex:durableId="75C902E3" w16cex:dateUtc="2026-05-21T12:05:23.762Z"/>
  <w16cex:commentExtensible w16cex:durableId="1B070953" w16cex:dateUtc="2026-05-21T12:06:00.829Z"/>
  <w16cex:commentExtensible w16cex:durableId="5CB6B373" w16cex:dateUtc="2026-05-21T12:08:48.174Z"/>
  <w16cex:commentExtensible w16cex:durableId="64892385" w16cex:dateUtc="2026-05-21T12:09:53.23Z"/>
  <w16cex:commentExtensible w16cex:durableId="3778D127" w16cex:dateUtc="2026-05-21T12:11:12.611Z"/>
  <w16cex:commentExtensible w16cex:durableId="6D98F215" w16cex:dateUtc="2026-05-21T12:24:47.387Z"/>
  <w16cex:commentExtensible w16cex:durableId="7CB163FD" w16cex:dateUtc="2026-05-21T12:29:08.113Z"/>
  <w16cex:commentExtensible w16cex:durableId="2A5908DA" w16cex:dateUtc="2026-05-21T12:33:23.479Z"/>
  <w16cex:commentExtensible w16cex:durableId="34D9BA32" w16cex:dateUtc="2026-05-21T11:12:27.03Z"/>
  <w16cex:commentExtensible w16cex:durableId="465C1A5C" w16cex:dateUtc="2026-05-21T11:20:26.477Z"/>
  <w16cex:commentExtensible w16cex:durableId="70A96588" w16cex:dateUtc="2026-05-21T12:23:42.797Z"/>
  <w16cex:commentExtensible w16cex:durableId="1903E8F5" w16cex:dateUtc="2026-05-21T11:25:48.772Z"/>
  <w16cex:commentExtensible w16cex:durableId="2A7958AC" w16cex:dateUtc="2026-06-01T16:28:46.404Z"/>
  <w16cex:commentExtensible w16cex:durableId="7FEC9D0E" w16cex:dateUtc="2026-06-01T16:21:16.057Z"/>
  <w16cex:commentExtensible w16cex:durableId="262EF946" w16cex:dateUtc="2026-06-01T16:20:07.847Z"/>
  <w16cex:commentExtensible w16cex:durableId="482EE2D2" w16cex:dateUtc="2026-05-21T12:09:53.23Z"/>
  <w16cex:commentExtensible w16cex:durableId="35E06CBB" w16cex:dateUtc="2026-05-21T12:11:12.611Z"/>
  <w16cex:commentExtensible w16cex:durableId="5DBF2AF5" w16cex:dateUtc="2026-05-08T15:25:00Z"/>
  <w16cex:commentExtensible w16cex:durableId="45A00B05" w16cex:dateUtc="2026-06-03T17:32:30.178Z"/>
  <w16cex:commentExtensible w16cex:durableId="5E757E76" w16cex:dateUtc="2026-06-02T15:44:44.813Z"/>
  <w16cex:commentExtensible w16cex:durableId="5706D9FE" w16cex:dateUtc="2026-06-10T14:06:45.981Z"/>
  <w16cex:commentExtensible w16cex:durableId="0EB2F9C1" w16cex:dateUtc="2026-06-02T17:03:03.429Z"/>
  <w16cex:commentExtensible w16cex:durableId="6E3808CF" w16cex:dateUtc="2026-06-02T15:43:16.448Z"/>
  <w16cex:commentExtensible w16cex:durableId="60377158" w16cex:dateUtc="2026-06-02T15:39:26.681Z"/>
  <w16cex:commentExtensible w16cex:durableId="48CA7291" w16cex:dateUtc="2026-06-02T15:46:41.498Z"/>
  <w16cex:commentExtensible w16cex:durableId="3C826841" w16cex:dateUtc="2026-06-02T16:06:23.956Z"/>
  <w16cex:commentExtensible w16cex:durableId="7219B693" w16cex:dateUtc="2026-06-03T17:01:36.249Z"/>
  <w16cex:commentExtensible w16cex:durableId="437691BE" w16cex:dateUtc="2026-06-02T16:53:50.604Z"/>
  <w16cex:commentExtensible w16cex:durableId="00B9327D" w16cex:dateUtc="2026-06-02T16:56:12.619Z"/>
  <w16cex:commentExtensible w16cex:durableId="5F77B851" w16cex:dateUtc="2026-06-02T16:57:36.932Z"/>
  <w16cex:commentExtensible w16cex:durableId="2BC8F2F4" w16cex:dateUtc="2026-06-02T19:48:45.723Z"/>
  <w16cex:commentExtensible w16cex:durableId="0C0F53B1" w16cex:dateUtc="2026-06-19T13:40:27.98Z"/>
  <w16cex:commentExtensible w16cex:durableId="259D4C7A" w16cex:dateUtc="2026-06-19T13:36:54.925Z"/>
  <w16cex:commentExtensible w16cex:durableId="5C31267A" w16cex:dateUtc="2026-06-02T21:08:57.506Z"/>
  <w16cex:commentExtensible w16cex:durableId="71CD8F27" w16cex:dateUtc="2026-06-02T21:09:32.612Z"/>
  <w16cex:commentExtensible w16cex:durableId="6FF02835" w16cex:dateUtc="2026-06-04T15:24:36.963Z"/>
  <w16cex:commentExtensible w16cex:durableId="69AC5A6A" w16cex:dateUtc="2026-06-04T15:25:21.477Z"/>
</w16cex:commentsExtensible>
</file>

<file path=word/commentsIds.xml><?xml version="1.0" encoding="utf-8"?>
<w16cid:commentsIds xmlns:mc="http://schemas.openxmlformats.org/markup-compatibility/2006" xmlns:w16cid="http://schemas.microsoft.com/office/word/2016/wordml/cid" mc:Ignorable="w16cid">
  <w16cid:commentId w16cid:paraId="0F507517" w16cid:durableId="60AC68E6"/>
  <w16cid:commentId w16cid:paraId="600660C9" w16cid:durableId="1D4D4FC4"/>
  <w16cid:commentId w16cid:paraId="6B97987D" w16cid:durableId="0D7BBB15"/>
  <w16cid:commentId w16cid:paraId="7EB8AE8A" w16cid:durableId="70B80A80"/>
  <w16cid:commentId w16cid:paraId="675CE7B9" w16cid:durableId="27D4CB53"/>
  <w16cid:commentId w16cid:paraId="102C93CC" w16cid:durableId="5A138D52"/>
  <w16cid:commentId w16cid:paraId="193893C7" w16cid:durableId="71D33E3C"/>
  <w16cid:commentId w16cid:paraId="365F4712" w16cid:durableId="346B6ADD"/>
  <w16cid:commentId w16cid:paraId="321C2DAD" w16cid:durableId="3F691DDA"/>
  <w16cid:commentId w16cid:paraId="310381FC" w16cid:durableId="4FF2889A"/>
  <w16cid:commentId w16cid:paraId="083B7B77" w16cid:durableId="3C1085B5"/>
  <w16cid:commentId w16cid:paraId="16F551F1" w16cid:durableId="76153EBC"/>
  <w16cid:commentId w16cid:paraId="573D05D8" w16cid:durableId="59BFF56C"/>
  <w16cid:commentId w16cid:paraId="5E8F465E" w16cid:durableId="229CA908"/>
  <w16cid:commentId w16cid:paraId="375CA9BA" w16cid:durableId="4216714C"/>
  <w16cid:commentId w16cid:paraId="4BD7B919" w16cid:durableId="77A05674"/>
  <w16cid:commentId w16cid:paraId="524E88F2" w16cid:durableId="171E62CB"/>
  <w16cid:commentId w16cid:paraId="52A8823C" w16cid:durableId="0B8B228A"/>
  <w16cid:commentId w16cid:paraId="11497CF2" w16cid:durableId="6718E19F"/>
  <w16cid:commentId w16cid:paraId="13A6B03B" w16cid:durableId="3FE184FA"/>
  <w16cid:commentId w16cid:paraId="4C80234F" w16cid:durableId="12D86297"/>
  <w16cid:commentId w16cid:paraId="72DAC401" w16cid:durableId="7DAAB9E3"/>
  <w16cid:commentId w16cid:paraId="3EE034C9" w16cid:durableId="3A0AE79C"/>
  <w16cid:commentId w16cid:paraId="01FD1F8D" w16cid:durableId="3763D234"/>
  <w16cid:commentId w16cid:paraId="5110641B" w16cid:durableId="28417D75"/>
  <w16cid:commentId w16cid:paraId="5408C0FD" w16cid:durableId="6A9F9ADE"/>
  <w16cid:commentId w16cid:paraId="6A269137" w16cid:durableId="571A50AF"/>
  <w16cid:commentId w16cid:paraId="4D1CC121" w16cid:durableId="7C031527"/>
  <w16cid:commentId w16cid:paraId="083F9C05" w16cid:durableId="5CBB141F"/>
  <w16cid:commentId w16cid:paraId="2A70A4EE" w16cid:durableId="303DBB2C"/>
  <w16cid:commentId w16cid:paraId="7438F307" w16cid:durableId="44587C83"/>
  <w16cid:commentId w16cid:paraId="5797E09F" w16cid:durableId="5F8B15E2"/>
  <w16cid:commentId w16cid:paraId="53450C43" w16cid:durableId="57283161"/>
  <w16cid:commentId w16cid:paraId="057C980B" w16cid:durableId="3DDF2471"/>
  <w16cid:commentId w16cid:paraId="70186552" w16cid:durableId="7998BBB0"/>
  <w16cid:commentId w16cid:paraId="1851FC9A" w16cid:durableId="40EC37C5"/>
  <w16cid:commentId w16cid:paraId="7ABBAC8C" w16cid:durableId="2646E488"/>
  <w16cid:commentId w16cid:paraId="1ECD1CC2" w16cid:durableId="355AB0FD"/>
  <w16cid:commentId w16cid:paraId="46727942" w16cid:durableId="659EA191"/>
  <w16cid:commentId w16cid:paraId="55C46DC3" w16cid:durableId="2ADFB327"/>
  <w16cid:commentId w16cid:paraId="53EDA98C" w16cid:durableId="62FD0166"/>
  <w16cid:commentId w16cid:paraId="6748D44E" w16cid:durableId="7EBD9AF7"/>
  <w16cid:commentId w16cid:paraId="674A82D0" w16cid:durableId="5F961D01"/>
  <w16cid:commentId w16cid:paraId="54CAD03A" w16cid:durableId="5DA9B36E"/>
  <w16cid:commentId w16cid:paraId="55B6F731" w16cid:durableId="456B9287"/>
  <w16cid:commentId w16cid:paraId="489E17E3" w16cid:durableId="29E1A425"/>
  <w16cid:commentId w16cid:paraId="4DBC9AAC" w16cid:durableId="50F55778"/>
  <w16cid:commentId w16cid:paraId="73C187F5" w16cid:durableId="326E0B5E"/>
  <w16cid:commentId w16cid:paraId="24F71138" w16cid:durableId="3778950A"/>
  <w16cid:commentId w16cid:paraId="054F9514" w16cid:durableId="0955B9C3"/>
  <w16cid:commentId w16cid:paraId="497408B4" w16cid:durableId="291D45CC"/>
  <w16cid:commentId w16cid:paraId="59CC40DE" w16cid:durableId="75C902E3"/>
  <w16cid:commentId w16cid:paraId="41135CEA" w16cid:durableId="1B070953"/>
  <w16cid:commentId w16cid:paraId="492A9C72" w16cid:durableId="5CB6B373"/>
  <w16cid:commentId w16cid:paraId="14378720" w16cid:durableId="64892385"/>
  <w16cid:commentId w16cid:paraId="39073920" w16cid:durableId="3778D127"/>
  <w16cid:commentId w16cid:paraId="179A44AA" w16cid:durableId="6D98F215"/>
  <w16cid:commentId w16cid:paraId="7BFA7A96" w16cid:durableId="7CB163FD"/>
  <w16cid:commentId w16cid:paraId="6F54CE61" w16cid:durableId="2A5908DA"/>
  <w16cid:commentId w16cid:paraId="62FD151D" w16cid:durableId="34D9BA32"/>
  <w16cid:commentId w16cid:paraId="307CE0A3" w16cid:durableId="465C1A5C"/>
  <w16cid:commentId w16cid:paraId="43346CF4" w16cid:durableId="70A96588"/>
  <w16cid:commentId w16cid:paraId="441BD26B" w16cid:durableId="1903E8F5"/>
  <w16cid:commentId w16cid:paraId="1A5D8CF0" w16cid:durableId="262EF946"/>
  <w16cid:commentId w16cid:paraId="43456CBA" w16cid:durableId="7FEC9D0E"/>
  <w16cid:commentId w16cid:paraId="4AD61A36" w16cid:durableId="2A7958AC"/>
  <w16cid:commentId w16cid:paraId="450FA3B5" w16cid:durableId="79325FD2"/>
  <w16cid:commentId w16cid:paraId="5D7BB149" w16cid:durableId="5D1A82F4"/>
  <w16cid:commentId w16cid:paraId="24A082C0" w16cid:durableId="500C6319"/>
  <w16cid:commentId w16cid:paraId="3732F092" w16cid:durableId="790A3B9D"/>
  <w16cid:commentId w16cid:paraId="531D4D5E" w16cid:durableId="482EE2D2"/>
  <w16cid:commentId w16cid:paraId="775493F0" w16cid:durableId="35E06CBB"/>
  <w16cid:commentId w16cid:paraId="18780E17" w16cid:durableId="5DBF2AF5"/>
  <w16cid:commentId w16cid:paraId="6EFE4834" w16cid:durableId="5E757E76"/>
  <w16cid:commentId w16cid:paraId="09082461" w16cid:durableId="0EB2F9C1"/>
  <w16cid:commentId w16cid:paraId="741375B4" w16cid:durableId="6E3808CF"/>
  <w16cid:commentId w16cid:paraId="48C698FC" w16cid:durableId="60377158"/>
  <w16cid:commentId w16cid:paraId="5F978AF6" w16cid:durableId="48CA7291"/>
  <w16cid:commentId w16cid:paraId="3AE3832D" w16cid:durableId="3C826841"/>
  <w16cid:commentId w16cid:paraId="55FECCAF" w16cid:durableId="437691BE"/>
  <w16cid:commentId w16cid:paraId="27100105" w16cid:durableId="00B9327D"/>
  <w16cid:commentId w16cid:paraId="65F3C1AA" w16cid:durableId="5F77B851"/>
  <w16cid:commentId w16cid:paraId="609159A9" w16cid:durableId="2BC8F2F4"/>
  <w16cid:commentId w16cid:paraId="1C51250B" w16cid:durableId="5C31267A"/>
  <w16cid:commentId w16cid:paraId="2D803DBD" w16cid:durableId="71CD8F27"/>
  <w16cid:commentId w16cid:paraId="350ACBDB" w16cid:durableId="7219B693"/>
  <w16cid:commentId w16cid:paraId="0C4AA58B" w16cid:durableId="45A00B05"/>
  <w16cid:commentId w16cid:paraId="68A53B1B" w16cid:durableId="7105E2B9"/>
  <w16cid:commentId w16cid:paraId="7BB013CA" w16cid:durableId="6FF02835"/>
  <w16cid:commentId w16cid:paraId="3C4D5484" w16cid:durableId="69AC5A6A"/>
  <w16cid:commentId w16cid:paraId="5DF97524" w16cid:durableId="5706D9FE"/>
  <w16cid:commentId w16cid:paraId="546D5D35" w16cid:durableId="259D4C7A"/>
  <w16cid:commentId w16cid:paraId="05455F8A" w16cid:durableId="0C0F53B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system">
    <w:altName w:val="Cambria"/>
    <w:panose1 w:val="00000000000000000000"/>
    <w:charset w:val="00"/>
    <w:family w:val="roman"/>
    <w:notTrueType/>
    <w:pitch w:val="default"/>
  </w:font>
  <w:font w:name="ui-monospace">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enlo">
    <w:panose1 w:val="00000000000000000000"/>
    <w:charset w:val="00"/>
    <w:family w:val="roman"/>
    <w:notTrueType/>
    <w:pitch w:val="default"/>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D9EE086" w:rsidTr="1D9EE086" w14:paraId="2AA0777F">
      <w:trPr>
        <w:trHeight w:val="300"/>
      </w:trPr>
      <w:tc>
        <w:tcPr>
          <w:tcW w:w="3120" w:type="dxa"/>
          <w:tcMar/>
        </w:tcPr>
        <w:p w:rsidR="1D9EE086" w:rsidP="1D9EE086" w:rsidRDefault="1D9EE086" w14:paraId="49DC90B3" w14:textId="5DFC6E2F">
          <w:pPr>
            <w:pStyle w:val="Header"/>
            <w:bidi w:val="0"/>
            <w:ind w:left="-115"/>
            <w:jc w:val="left"/>
          </w:pPr>
        </w:p>
      </w:tc>
      <w:tc>
        <w:tcPr>
          <w:tcW w:w="3120" w:type="dxa"/>
          <w:tcMar/>
        </w:tcPr>
        <w:p w:rsidR="1D9EE086" w:rsidP="1D9EE086" w:rsidRDefault="1D9EE086" w14:paraId="4A65DF8E" w14:textId="5BEBAC09">
          <w:pPr>
            <w:pStyle w:val="Header"/>
            <w:bidi w:val="0"/>
            <w:jc w:val="center"/>
          </w:pPr>
        </w:p>
      </w:tc>
      <w:tc>
        <w:tcPr>
          <w:tcW w:w="3120" w:type="dxa"/>
          <w:tcMar/>
        </w:tcPr>
        <w:p w:rsidR="1D9EE086" w:rsidP="1D9EE086" w:rsidRDefault="1D9EE086" w14:paraId="43D93554" w14:textId="220A7E53">
          <w:pPr>
            <w:pStyle w:val="Header"/>
            <w:bidi w:val="0"/>
            <w:ind w:right="-115"/>
            <w:jc w:val="right"/>
          </w:pPr>
        </w:p>
      </w:tc>
    </w:tr>
  </w:tbl>
  <w:p w:rsidR="1D9EE086" w:rsidP="1D9EE086" w:rsidRDefault="1D9EE086" w14:paraId="0D581F20" w14:textId="6D8E744E">
    <w:pPr>
      <w:pStyle w:val="Footer"/>
      <w:bidi w:val="0"/>
    </w:pPr>
  </w:p>
</w:ftr>
</file>

<file path=word/footnotes.xml><?xml version="1.0" encoding="utf-8"?>
<w:footnotes xmlns:w14="http://schemas.microsoft.com/office/word/2010/wordml" xmlns:r="http://schemas.openxmlformats.org/officeDocument/2006/relationships" xmlns:w="http://schemas.openxmlformats.org/wordprocessingml/2006/main">
  <w:footnote w:type="separator" w:id="-1">
    <w:p w:rsidR="1D9EE086" w:rsidRDefault="1D9EE086" w14:paraId="29F776E0" w14:textId="47E7FE61">
      <w:pPr>
        <w:spacing w:after="0" w:line="240" w:lineRule="auto"/>
      </w:pPr>
      <w:r>
        <w:separator/>
      </w:r>
    </w:p>
  </w:footnote>
  <w:footnote w:type="continuationSeparator" w:id="0">
    <w:p w:rsidR="1D9EE086" w:rsidRDefault="1D9EE086" w14:paraId="3F3593C9" w14:textId="390DFCCA">
      <w:pPr>
        <w:spacing w:after="0" w:line="240" w:lineRule="auto"/>
      </w:pPr>
      <w:r>
        <w:continuationSeparator/>
      </w:r>
    </w:p>
  </w:footnote>
  <w:footnote w:id="2102">
    <w:p w:rsidR="1D9EE086" w:rsidP="1D9EE086" w:rsidRDefault="1D9EE086" w14:paraId="63EECC41" w14:textId="0152C013">
      <w:pPr>
        <w:pStyle w:val="FootnoteText"/>
        <w:bidi w:val="0"/>
        <w:ind w:left="1080" w:firstLine="0"/>
      </w:pPr>
      <w:r w:rsidRPr="1D9EE086">
        <w:rPr>
          <w:rStyle w:val="FootnoteReference"/>
          <w:rFonts w:ascii="Arial" w:hAnsi="Arial" w:eastAsia="Arial" w:cs="Arial"/>
          <w:sz w:val="16"/>
          <w:szCs w:val="16"/>
        </w:rPr>
        <w:footnoteRef/>
      </w:r>
      <w:r w:rsidRPr="1D9EE086" w:rsidR="1D9EE086">
        <w:rPr>
          <w:rFonts w:ascii="Arial" w:hAnsi="Arial" w:eastAsia="Arial" w:cs="Arial"/>
          <w:sz w:val="16"/>
          <w:szCs w:val="16"/>
        </w:rPr>
        <w:t xml:space="preserve"> </w:t>
      </w:r>
      <w:hyperlink r:id="R462f9363a57c448f">
        <w:r w:rsidRPr="1D9EE086" w:rsidR="1D9EE086">
          <w:rPr>
            <w:rStyle w:val="Hyperlink"/>
            <w:rFonts w:ascii="Arial" w:hAnsi="Arial" w:eastAsia="Arial" w:cs="Arial"/>
            <w:noProof w:val="0"/>
            <w:sz w:val="16"/>
            <w:szCs w:val="16"/>
            <w:lang w:val="en-GB"/>
          </w:rPr>
          <w:t>https://github.com/the-sequence-ontology/specifications/blob/master/gff3.md</w:t>
        </w:r>
      </w:hyperlink>
    </w:p>
  </w:footnote>
  <w:footnote w:id="7684">
    <w:p w:rsidR="46BB9C23" w:rsidP="46BB9C23" w:rsidRDefault="46BB9C23" w14:paraId="5B72281E" w14:textId="580BEE7F">
      <w:pPr>
        <w:pStyle w:val="FootnoteText"/>
        <w:bidi w:val="0"/>
      </w:pPr>
      <w:r w:rsidRPr="46BB9C23">
        <w:rPr>
          <w:rStyle w:val="FootnoteReference"/>
        </w:rPr>
        <w:footnoteRef/>
      </w:r>
      <w:r w:rsidR="46BB9C23">
        <w:rPr/>
        <w:t xml:space="preserve"> The INSDC annotation specification is part of the INSDC minimal specifications and provides further detail of how INSDC models gene annotation.</w:t>
      </w:r>
    </w:p>
    <w:p w:rsidR="46BB9C23" w:rsidP="46BB9C23" w:rsidRDefault="46BB9C23" w14:paraId="29B6F9A6" w14:textId="6CD7BE08">
      <w:pPr>
        <w:pStyle w:val="FootnoteText"/>
        <w:bidi w:val="0"/>
      </w:pPr>
    </w:p>
  </w:footnote>
</w:footnotes>
</file>

<file path=word/intelligence2.xml><?xml version="1.0" encoding="utf-8"?>
<int2:intelligence xmlns:int2="http://schemas.microsoft.com/office/intelligence/2020/intelligence">
  <int2:observations>
    <int2:bookmark int2:bookmarkName="_Int_JPpLY4CT" int2:invalidationBookmarkName="" int2:hashCode="UTwjcOpanfLplr" int2:id="mkYpnwxR">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e7303c9"/>
    <w:multiLevelType xmlns:w="http://schemas.openxmlformats.org/wordprocessingml/2006/main" w:val="hybridMultilevel"/>
    <w:lvl xmlns:w="http://schemas.openxmlformats.org/wordprocessingml/2006/main" w:ilvl="0">
      <w:start w:val="1"/>
      <w:numFmt w:val="decimal"/>
      <w:lvlText w:val="%1."/>
      <w:lvlJc w:val="left"/>
      <w:pPr>
        <w:ind w:left="216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xmlns:w="http://schemas.openxmlformats.org/wordprocessingml/2006/main" w:abstractNumId="11">
    <w:nsid w:val="8f38a36"/>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0">
    <w:nsid w:val="3c3ca62a"/>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9">
    <w:nsid w:val="23354c37"/>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8">
    <w:nsid w:val="41ba9f4d"/>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w:abstractNumId="0" w15:restartNumberingAfterBreak="0">
    <w:nsid w:val="0A4E475C"/>
    <w:multiLevelType w:val="hybridMultilevel"/>
    <w:tmpl w:val="FFFFFFFF"/>
    <w:lvl w:ilvl="0" w:tplc="A85AF54A">
      <w:start w:val="1"/>
      <w:numFmt w:val="bullet"/>
      <w:lvlText w:val=""/>
      <w:lvlJc w:val="left"/>
      <w:pPr>
        <w:ind w:left="360" w:hanging="360"/>
      </w:pPr>
      <w:rPr>
        <w:rFonts w:hint="default" w:ascii="Symbol" w:hAnsi="Symbol"/>
      </w:rPr>
    </w:lvl>
    <w:lvl w:ilvl="1" w:tplc="DA2674A4">
      <w:start w:val="1"/>
      <w:numFmt w:val="bullet"/>
      <w:lvlText w:val="o"/>
      <w:lvlJc w:val="left"/>
      <w:pPr>
        <w:ind w:left="1080" w:hanging="360"/>
      </w:pPr>
      <w:rPr>
        <w:rFonts w:hint="default" w:ascii="Courier New" w:hAnsi="Courier New"/>
      </w:rPr>
    </w:lvl>
    <w:lvl w:ilvl="2" w:tplc="5660010C">
      <w:start w:val="1"/>
      <w:numFmt w:val="bullet"/>
      <w:lvlText w:val=""/>
      <w:lvlJc w:val="left"/>
      <w:pPr>
        <w:ind w:left="1800" w:hanging="360"/>
      </w:pPr>
      <w:rPr>
        <w:rFonts w:hint="default" w:ascii="Wingdings" w:hAnsi="Wingdings"/>
      </w:rPr>
    </w:lvl>
    <w:lvl w:ilvl="3" w:tplc="67605672">
      <w:start w:val="1"/>
      <w:numFmt w:val="bullet"/>
      <w:lvlText w:val=""/>
      <w:lvlJc w:val="left"/>
      <w:pPr>
        <w:ind w:left="2520" w:hanging="360"/>
      </w:pPr>
      <w:rPr>
        <w:rFonts w:hint="default" w:ascii="Symbol" w:hAnsi="Symbol"/>
      </w:rPr>
    </w:lvl>
    <w:lvl w:ilvl="4" w:tplc="B5946C98">
      <w:start w:val="1"/>
      <w:numFmt w:val="bullet"/>
      <w:lvlText w:val="o"/>
      <w:lvlJc w:val="left"/>
      <w:pPr>
        <w:ind w:left="3240" w:hanging="360"/>
      </w:pPr>
      <w:rPr>
        <w:rFonts w:hint="default" w:ascii="Courier New" w:hAnsi="Courier New"/>
      </w:rPr>
    </w:lvl>
    <w:lvl w:ilvl="5" w:tplc="6EE24260">
      <w:start w:val="1"/>
      <w:numFmt w:val="bullet"/>
      <w:lvlText w:val=""/>
      <w:lvlJc w:val="left"/>
      <w:pPr>
        <w:ind w:left="3960" w:hanging="360"/>
      </w:pPr>
      <w:rPr>
        <w:rFonts w:hint="default" w:ascii="Wingdings" w:hAnsi="Wingdings"/>
      </w:rPr>
    </w:lvl>
    <w:lvl w:ilvl="6" w:tplc="E38CFFB8">
      <w:start w:val="1"/>
      <w:numFmt w:val="bullet"/>
      <w:lvlText w:val=""/>
      <w:lvlJc w:val="left"/>
      <w:pPr>
        <w:ind w:left="4680" w:hanging="360"/>
      </w:pPr>
      <w:rPr>
        <w:rFonts w:hint="default" w:ascii="Symbol" w:hAnsi="Symbol"/>
      </w:rPr>
    </w:lvl>
    <w:lvl w:ilvl="7" w:tplc="D182FC26">
      <w:start w:val="1"/>
      <w:numFmt w:val="bullet"/>
      <w:lvlText w:val="o"/>
      <w:lvlJc w:val="left"/>
      <w:pPr>
        <w:ind w:left="5400" w:hanging="360"/>
      </w:pPr>
      <w:rPr>
        <w:rFonts w:hint="default" w:ascii="Courier New" w:hAnsi="Courier New"/>
      </w:rPr>
    </w:lvl>
    <w:lvl w:ilvl="8" w:tplc="C57CBFDE">
      <w:start w:val="1"/>
      <w:numFmt w:val="bullet"/>
      <w:lvlText w:val=""/>
      <w:lvlJc w:val="left"/>
      <w:pPr>
        <w:ind w:left="6120" w:hanging="360"/>
      </w:pPr>
      <w:rPr>
        <w:rFonts w:hint="default" w:ascii="Wingdings" w:hAnsi="Wingdings"/>
      </w:rPr>
    </w:lvl>
  </w:abstractNum>
  <w:abstractNum w:abstractNumId="1" w15:restartNumberingAfterBreak="0">
    <w:nsid w:val="11A5867D"/>
    <w:multiLevelType w:val="hybridMultilevel"/>
    <w:tmpl w:val="FFFFFFFF"/>
    <w:lvl w:ilvl="0" w:tplc="1C22C900">
      <w:start w:val="1"/>
      <w:numFmt w:val="bullet"/>
      <w:lvlText w:val=""/>
      <w:lvlJc w:val="left"/>
      <w:pPr>
        <w:ind w:left="1440" w:hanging="360"/>
      </w:pPr>
      <w:rPr>
        <w:rFonts w:hint="default" w:ascii="Symbol" w:hAnsi="Symbol"/>
      </w:rPr>
    </w:lvl>
    <w:lvl w:ilvl="1" w:tplc="AD146F8E">
      <w:start w:val="1"/>
      <w:numFmt w:val="bullet"/>
      <w:lvlText w:val="o"/>
      <w:lvlJc w:val="left"/>
      <w:pPr>
        <w:ind w:left="2160" w:hanging="360"/>
      </w:pPr>
      <w:rPr>
        <w:rFonts w:hint="default" w:ascii="Courier New" w:hAnsi="Courier New"/>
      </w:rPr>
    </w:lvl>
    <w:lvl w:ilvl="2" w:tplc="3A9E4028">
      <w:start w:val="1"/>
      <w:numFmt w:val="bullet"/>
      <w:lvlText w:val=""/>
      <w:lvlJc w:val="left"/>
      <w:pPr>
        <w:ind w:left="2880" w:hanging="360"/>
      </w:pPr>
      <w:rPr>
        <w:rFonts w:hint="default" w:ascii="Wingdings" w:hAnsi="Wingdings"/>
      </w:rPr>
    </w:lvl>
    <w:lvl w:ilvl="3" w:tplc="944E03BE">
      <w:start w:val="1"/>
      <w:numFmt w:val="bullet"/>
      <w:lvlText w:val=""/>
      <w:lvlJc w:val="left"/>
      <w:pPr>
        <w:ind w:left="3600" w:hanging="360"/>
      </w:pPr>
      <w:rPr>
        <w:rFonts w:hint="default" w:ascii="Symbol" w:hAnsi="Symbol"/>
      </w:rPr>
    </w:lvl>
    <w:lvl w:ilvl="4" w:tplc="E640DAE6">
      <w:start w:val="1"/>
      <w:numFmt w:val="bullet"/>
      <w:lvlText w:val="o"/>
      <w:lvlJc w:val="left"/>
      <w:pPr>
        <w:ind w:left="4320" w:hanging="360"/>
      </w:pPr>
      <w:rPr>
        <w:rFonts w:hint="default" w:ascii="Courier New" w:hAnsi="Courier New"/>
      </w:rPr>
    </w:lvl>
    <w:lvl w:ilvl="5" w:tplc="3BC8BCE8">
      <w:start w:val="1"/>
      <w:numFmt w:val="bullet"/>
      <w:lvlText w:val=""/>
      <w:lvlJc w:val="left"/>
      <w:pPr>
        <w:ind w:left="5040" w:hanging="360"/>
      </w:pPr>
      <w:rPr>
        <w:rFonts w:hint="default" w:ascii="Wingdings" w:hAnsi="Wingdings"/>
      </w:rPr>
    </w:lvl>
    <w:lvl w:ilvl="6" w:tplc="913AD820">
      <w:start w:val="1"/>
      <w:numFmt w:val="bullet"/>
      <w:lvlText w:val=""/>
      <w:lvlJc w:val="left"/>
      <w:pPr>
        <w:ind w:left="5760" w:hanging="360"/>
      </w:pPr>
      <w:rPr>
        <w:rFonts w:hint="default" w:ascii="Symbol" w:hAnsi="Symbol"/>
      </w:rPr>
    </w:lvl>
    <w:lvl w:ilvl="7" w:tplc="D3CA7922">
      <w:start w:val="1"/>
      <w:numFmt w:val="bullet"/>
      <w:lvlText w:val="o"/>
      <w:lvlJc w:val="left"/>
      <w:pPr>
        <w:ind w:left="6480" w:hanging="360"/>
      </w:pPr>
      <w:rPr>
        <w:rFonts w:hint="default" w:ascii="Courier New" w:hAnsi="Courier New"/>
      </w:rPr>
    </w:lvl>
    <w:lvl w:ilvl="8" w:tplc="A476E5A2">
      <w:start w:val="1"/>
      <w:numFmt w:val="bullet"/>
      <w:lvlText w:val=""/>
      <w:lvlJc w:val="left"/>
      <w:pPr>
        <w:ind w:left="7200" w:hanging="360"/>
      </w:pPr>
      <w:rPr>
        <w:rFonts w:hint="default" w:ascii="Wingdings" w:hAnsi="Wingdings"/>
      </w:rPr>
    </w:lvl>
  </w:abstractNum>
  <w:abstractNum w:abstractNumId="2" w15:restartNumberingAfterBreak="0">
    <w:nsid w:val="11C121BE"/>
    <w:multiLevelType w:val="hybridMultilevel"/>
    <w:tmpl w:val="FFFFFFFF"/>
    <w:lvl w:ilvl="0" w:tplc="2B2E0B58">
      <w:start w:val="1"/>
      <w:numFmt w:val="bullet"/>
      <w:lvlText w:val=""/>
      <w:lvlJc w:val="left"/>
      <w:pPr>
        <w:ind w:left="1440" w:hanging="360"/>
      </w:pPr>
      <w:rPr>
        <w:rFonts w:hint="default" w:ascii="Symbol" w:hAnsi="Symbol"/>
      </w:rPr>
    </w:lvl>
    <w:lvl w:ilvl="1" w:tplc="7890C712">
      <w:start w:val="1"/>
      <w:numFmt w:val="bullet"/>
      <w:lvlText w:val="o"/>
      <w:lvlJc w:val="left"/>
      <w:pPr>
        <w:ind w:left="2160" w:hanging="360"/>
      </w:pPr>
      <w:rPr>
        <w:rFonts w:hint="default" w:ascii="Courier New" w:hAnsi="Courier New"/>
      </w:rPr>
    </w:lvl>
    <w:lvl w:ilvl="2" w:tplc="B922E432">
      <w:start w:val="1"/>
      <w:numFmt w:val="bullet"/>
      <w:lvlText w:val=""/>
      <w:lvlJc w:val="left"/>
      <w:pPr>
        <w:ind w:left="2880" w:hanging="360"/>
      </w:pPr>
      <w:rPr>
        <w:rFonts w:hint="default" w:ascii="Wingdings" w:hAnsi="Wingdings"/>
      </w:rPr>
    </w:lvl>
    <w:lvl w:ilvl="3" w:tplc="168A0B74">
      <w:start w:val="1"/>
      <w:numFmt w:val="bullet"/>
      <w:lvlText w:val=""/>
      <w:lvlJc w:val="left"/>
      <w:pPr>
        <w:ind w:left="3600" w:hanging="360"/>
      </w:pPr>
      <w:rPr>
        <w:rFonts w:hint="default" w:ascii="Symbol" w:hAnsi="Symbol"/>
      </w:rPr>
    </w:lvl>
    <w:lvl w:ilvl="4" w:tplc="D74E79E8">
      <w:start w:val="1"/>
      <w:numFmt w:val="bullet"/>
      <w:lvlText w:val="o"/>
      <w:lvlJc w:val="left"/>
      <w:pPr>
        <w:ind w:left="4320" w:hanging="360"/>
      </w:pPr>
      <w:rPr>
        <w:rFonts w:hint="default" w:ascii="Courier New" w:hAnsi="Courier New"/>
      </w:rPr>
    </w:lvl>
    <w:lvl w:ilvl="5" w:tplc="4504FA8E">
      <w:start w:val="1"/>
      <w:numFmt w:val="bullet"/>
      <w:lvlText w:val=""/>
      <w:lvlJc w:val="left"/>
      <w:pPr>
        <w:ind w:left="5040" w:hanging="360"/>
      </w:pPr>
      <w:rPr>
        <w:rFonts w:hint="default" w:ascii="Wingdings" w:hAnsi="Wingdings"/>
      </w:rPr>
    </w:lvl>
    <w:lvl w:ilvl="6" w:tplc="BA90E072">
      <w:start w:val="1"/>
      <w:numFmt w:val="bullet"/>
      <w:lvlText w:val=""/>
      <w:lvlJc w:val="left"/>
      <w:pPr>
        <w:ind w:left="5760" w:hanging="360"/>
      </w:pPr>
      <w:rPr>
        <w:rFonts w:hint="default" w:ascii="Symbol" w:hAnsi="Symbol"/>
      </w:rPr>
    </w:lvl>
    <w:lvl w:ilvl="7" w:tplc="33D84006">
      <w:start w:val="1"/>
      <w:numFmt w:val="bullet"/>
      <w:lvlText w:val="o"/>
      <w:lvlJc w:val="left"/>
      <w:pPr>
        <w:ind w:left="6480" w:hanging="360"/>
      </w:pPr>
      <w:rPr>
        <w:rFonts w:hint="default" w:ascii="Courier New" w:hAnsi="Courier New"/>
      </w:rPr>
    </w:lvl>
    <w:lvl w:ilvl="8" w:tplc="ACCA5BCC">
      <w:start w:val="1"/>
      <w:numFmt w:val="bullet"/>
      <w:lvlText w:val=""/>
      <w:lvlJc w:val="left"/>
      <w:pPr>
        <w:ind w:left="7200" w:hanging="360"/>
      </w:pPr>
      <w:rPr>
        <w:rFonts w:hint="default" w:ascii="Wingdings" w:hAnsi="Wingdings"/>
      </w:rPr>
    </w:lvl>
  </w:abstractNum>
  <w:abstractNum w:abstractNumId="3" w15:restartNumberingAfterBreak="0">
    <w:nsid w:val="1C14E8BA"/>
    <w:multiLevelType w:val="hybridMultilevel"/>
    <w:tmpl w:val="FFFFFFFF"/>
    <w:lvl w:ilvl="0" w:tplc="4604989C">
      <w:start w:val="1"/>
      <w:numFmt w:val="bullet"/>
      <w:lvlText w:val=""/>
      <w:lvlJc w:val="left"/>
      <w:pPr>
        <w:ind w:left="1440" w:hanging="360"/>
      </w:pPr>
      <w:rPr>
        <w:rFonts w:hint="default" w:ascii="Symbol" w:hAnsi="Symbol"/>
      </w:rPr>
    </w:lvl>
    <w:lvl w:ilvl="1" w:tplc="16086E72">
      <w:start w:val="1"/>
      <w:numFmt w:val="bullet"/>
      <w:lvlText w:val="o"/>
      <w:lvlJc w:val="left"/>
      <w:pPr>
        <w:ind w:left="2160" w:hanging="360"/>
      </w:pPr>
      <w:rPr>
        <w:rFonts w:hint="default" w:ascii="Courier New" w:hAnsi="Courier New"/>
      </w:rPr>
    </w:lvl>
    <w:lvl w:ilvl="2" w:tplc="6DFA865E">
      <w:start w:val="1"/>
      <w:numFmt w:val="bullet"/>
      <w:lvlText w:val=""/>
      <w:lvlJc w:val="left"/>
      <w:pPr>
        <w:ind w:left="2880" w:hanging="360"/>
      </w:pPr>
      <w:rPr>
        <w:rFonts w:hint="default" w:ascii="Wingdings" w:hAnsi="Wingdings"/>
      </w:rPr>
    </w:lvl>
    <w:lvl w:ilvl="3" w:tplc="48C8B590">
      <w:start w:val="1"/>
      <w:numFmt w:val="bullet"/>
      <w:lvlText w:val=""/>
      <w:lvlJc w:val="left"/>
      <w:pPr>
        <w:ind w:left="3600" w:hanging="360"/>
      </w:pPr>
      <w:rPr>
        <w:rFonts w:hint="default" w:ascii="Symbol" w:hAnsi="Symbol"/>
      </w:rPr>
    </w:lvl>
    <w:lvl w:ilvl="4" w:tplc="DA0E08A2">
      <w:start w:val="1"/>
      <w:numFmt w:val="bullet"/>
      <w:lvlText w:val="o"/>
      <w:lvlJc w:val="left"/>
      <w:pPr>
        <w:ind w:left="4320" w:hanging="360"/>
      </w:pPr>
      <w:rPr>
        <w:rFonts w:hint="default" w:ascii="Courier New" w:hAnsi="Courier New"/>
      </w:rPr>
    </w:lvl>
    <w:lvl w:ilvl="5" w:tplc="9A6CC6F0">
      <w:start w:val="1"/>
      <w:numFmt w:val="bullet"/>
      <w:lvlText w:val=""/>
      <w:lvlJc w:val="left"/>
      <w:pPr>
        <w:ind w:left="5040" w:hanging="360"/>
      </w:pPr>
      <w:rPr>
        <w:rFonts w:hint="default" w:ascii="Wingdings" w:hAnsi="Wingdings"/>
      </w:rPr>
    </w:lvl>
    <w:lvl w:ilvl="6" w:tplc="5F969BCC">
      <w:start w:val="1"/>
      <w:numFmt w:val="bullet"/>
      <w:lvlText w:val=""/>
      <w:lvlJc w:val="left"/>
      <w:pPr>
        <w:ind w:left="5760" w:hanging="360"/>
      </w:pPr>
      <w:rPr>
        <w:rFonts w:hint="default" w:ascii="Symbol" w:hAnsi="Symbol"/>
      </w:rPr>
    </w:lvl>
    <w:lvl w:ilvl="7" w:tplc="59C66A0A">
      <w:start w:val="1"/>
      <w:numFmt w:val="bullet"/>
      <w:lvlText w:val="o"/>
      <w:lvlJc w:val="left"/>
      <w:pPr>
        <w:ind w:left="6480" w:hanging="360"/>
      </w:pPr>
      <w:rPr>
        <w:rFonts w:hint="default" w:ascii="Courier New" w:hAnsi="Courier New"/>
      </w:rPr>
    </w:lvl>
    <w:lvl w:ilvl="8" w:tplc="83523E54">
      <w:start w:val="1"/>
      <w:numFmt w:val="bullet"/>
      <w:lvlText w:val=""/>
      <w:lvlJc w:val="left"/>
      <w:pPr>
        <w:ind w:left="7200" w:hanging="360"/>
      </w:pPr>
      <w:rPr>
        <w:rFonts w:hint="default" w:ascii="Wingdings" w:hAnsi="Wingdings"/>
      </w:rPr>
    </w:lvl>
  </w:abstractNum>
  <w:abstractNum w:abstractNumId="4" w15:restartNumberingAfterBreak="0">
    <w:nsid w:val="1FF819A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245B75B"/>
    <w:multiLevelType w:val="hybridMultilevel"/>
    <w:tmpl w:val="FFFFFFFF"/>
    <w:lvl w:ilvl="0" w:tplc="704EE322">
      <w:start w:val="1"/>
      <w:numFmt w:val="bullet"/>
      <w:lvlText w:val=""/>
      <w:lvlJc w:val="left"/>
      <w:pPr>
        <w:ind w:left="1440" w:hanging="360"/>
      </w:pPr>
      <w:rPr>
        <w:rFonts w:hint="default" w:ascii="Symbol" w:hAnsi="Symbol"/>
      </w:rPr>
    </w:lvl>
    <w:lvl w:ilvl="1" w:tplc="2A14B124">
      <w:start w:val="1"/>
      <w:numFmt w:val="bullet"/>
      <w:lvlText w:val="o"/>
      <w:lvlJc w:val="left"/>
      <w:pPr>
        <w:ind w:left="2160" w:hanging="360"/>
      </w:pPr>
      <w:rPr>
        <w:rFonts w:hint="default" w:ascii="Courier New" w:hAnsi="Courier New"/>
      </w:rPr>
    </w:lvl>
    <w:lvl w:ilvl="2" w:tplc="64628CD0">
      <w:start w:val="1"/>
      <w:numFmt w:val="bullet"/>
      <w:lvlText w:val=""/>
      <w:lvlJc w:val="left"/>
      <w:pPr>
        <w:ind w:left="2880" w:hanging="360"/>
      </w:pPr>
      <w:rPr>
        <w:rFonts w:hint="default" w:ascii="Wingdings" w:hAnsi="Wingdings"/>
      </w:rPr>
    </w:lvl>
    <w:lvl w:ilvl="3" w:tplc="B052EE1C">
      <w:start w:val="1"/>
      <w:numFmt w:val="bullet"/>
      <w:lvlText w:val=""/>
      <w:lvlJc w:val="left"/>
      <w:pPr>
        <w:ind w:left="3600" w:hanging="360"/>
      </w:pPr>
      <w:rPr>
        <w:rFonts w:hint="default" w:ascii="Symbol" w:hAnsi="Symbol"/>
      </w:rPr>
    </w:lvl>
    <w:lvl w:ilvl="4" w:tplc="4CD60602">
      <w:start w:val="1"/>
      <w:numFmt w:val="bullet"/>
      <w:lvlText w:val="o"/>
      <w:lvlJc w:val="left"/>
      <w:pPr>
        <w:ind w:left="4320" w:hanging="360"/>
      </w:pPr>
      <w:rPr>
        <w:rFonts w:hint="default" w:ascii="Courier New" w:hAnsi="Courier New"/>
      </w:rPr>
    </w:lvl>
    <w:lvl w:ilvl="5" w:tplc="E54E9662">
      <w:start w:val="1"/>
      <w:numFmt w:val="bullet"/>
      <w:lvlText w:val=""/>
      <w:lvlJc w:val="left"/>
      <w:pPr>
        <w:ind w:left="5040" w:hanging="360"/>
      </w:pPr>
      <w:rPr>
        <w:rFonts w:hint="default" w:ascii="Wingdings" w:hAnsi="Wingdings"/>
      </w:rPr>
    </w:lvl>
    <w:lvl w:ilvl="6" w:tplc="A690785C">
      <w:start w:val="1"/>
      <w:numFmt w:val="bullet"/>
      <w:lvlText w:val=""/>
      <w:lvlJc w:val="left"/>
      <w:pPr>
        <w:ind w:left="5760" w:hanging="360"/>
      </w:pPr>
      <w:rPr>
        <w:rFonts w:hint="default" w:ascii="Symbol" w:hAnsi="Symbol"/>
      </w:rPr>
    </w:lvl>
    <w:lvl w:ilvl="7" w:tplc="01E402B6">
      <w:start w:val="1"/>
      <w:numFmt w:val="bullet"/>
      <w:lvlText w:val="o"/>
      <w:lvlJc w:val="left"/>
      <w:pPr>
        <w:ind w:left="6480" w:hanging="360"/>
      </w:pPr>
      <w:rPr>
        <w:rFonts w:hint="default" w:ascii="Courier New" w:hAnsi="Courier New"/>
      </w:rPr>
    </w:lvl>
    <w:lvl w:ilvl="8" w:tplc="54163834">
      <w:start w:val="1"/>
      <w:numFmt w:val="bullet"/>
      <w:lvlText w:val=""/>
      <w:lvlJc w:val="left"/>
      <w:pPr>
        <w:ind w:left="7200" w:hanging="360"/>
      </w:pPr>
      <w:rPr>
        <w:rFonts w:hint="default" w:ascii="Wingdings" w:hAnsi="Wingdings"/>
      </w:rPr>
    </w:lvl>
  </w:abstractNum>
  <w:abstractNum w:abstractNumId="6" w15:restartNumberingAfterBreak="0">
    <w:nsid w:val="4A49700F"/>
    <w:multiLevelType w:val="hybridMultilevel"/>
    <w:tmpl w:val="FFFFFFFF"/>
    <w:lvl w:ilvl="0" w:tplc="302093BC">
      <w:start w:val="1"/>
      <w:numFmt w:val="decimal"/>
      <w:lvlText w:val="%1."/>
      <w:lvlJc w:val="left"/>
      <w:pPr>
        <w:ind w:left="1440" w:hanging="360"/>
      </w:pPr>
    </w:lvl>
    <w:lvl w:ilvl="1" w:tplc="1954F92C">
      <w:start w:val="1"/>
      <w:numFmt w:val="lowerLetter"/>
      <w:lvlText w:val="%2."/>
      <w:lvlJc w:val="left"/>
      <w:pPr>
        <w:ind w:left="2160" w:hanging="360"/>
      </w:pPr>
    </w:lvl>
    <w:lvl w:ilvl="2" w:tplc="CD280466">
      <w:start w:val="1"/>
      <w:numFmt w:val="lowerRoman"/>
      <w:lvlText w:val="%3."/>
      <w:lvlJc w:val="right"/>
      <w:pPr>
        <w:ind w:left="2880" w:hanging="180"/>
      </w:pPr>
    </w:lvl>
    <w:lvl w:ilvl="3" w:tplc="07FA4A5E">
      <w:start w:val="1"/>
      <w:numFmt w:val="decimal"/>
      <w:lvlText w:val="%4."/>
      <w:lvlJc w:val="left"/>
      <w:pPr>
        <w:ind w:left="3600" w:hanging="360"/>
      </w:pPr>
    </w:lvl>
    <w:lvl w:ilvl="4" w:tplc="7E723D86">
      <w:start w:val="1"/>
      <w:numFmt w:val="lowerLetter"/>
      <w:lvlText w:val="%5."/>
      <w:lvlJc w:val="left"/>
      <w:pPr>
        <w:ind w:left="4320" w:hanging="360"/>
      </w:pPr>
    </w:lvl>
    <w:lvl w:ilvl="5" w:tplc="BA7A613E">
      <w:start w:val="1"/>
      <w:numFmt w:val="lowerRoman"/>
      <w:lvlText w:val="%6."/>
      <w:lvlJc w:val="right"/>
      <w:pPr>
        <w:ind w:left="5040" w:hanging="180"/>
      </w:pPr>
    </w:lvl>
    <w:lvl w:ilvl="6" w:tplc="EE920722">
      <w:start w:val="1"/>
      <w:numFmt w:val="decimal"/>
      <w:lvlText w:val="%7."/>
      <w:lvlJc w:val="left"/>
      <w:pPr>
        <w:ind w:left="5760" w:hanging="360"/>
      </w:pPr>
    </w:lvl>
    <w:lvl w:ilvl="7" w:tplc="0A023FFC">
      <w:start w:val="1"/>
      <w:numFmt w:val="lowerLetter"/>
      <w:lvlText w:val="%8."/>
      <w:lvlJc w:val="left"/>
      <w:pPr>
        <w:ind w:left="6480" w:hanging="360"/>
      </w:pPr>
    </w:lvl>
    <w:lvl w:ilvl="8" w:tplc="11AAEEEC">
      <w:start w:val="1"/>
      <w:numFmt w:val="lowerRoman"/>
      <w:lvlText w:val="%9."/>
      <w:lvlJc w:val="right"/>
      <w:pPr>
        <w:ind w:left="7200" w:hanging="180"/>
      </w:pPr>
    </w:lvl>
  </w:abstractNum>
  <w:abstractNum w:abstractNumId="7" w15:restartNumberingAfterBreak="0">
    <w:nsid w:val="4FA4BA74"/>
    <w:multiLevelType w:val="hybridMultilevel"/>
    <w:tmpl w:val="FFFFFFFF"/>
    <w:lvl w:ilvl="0" w:tplc="0F34B8CA">
      <w:start w:val="1"/>
      <w:numFmt w:val="bullet"/>
      <w:lvlText w:val=""/>
      <w:lvlJc w:val="left"/>
      <w:pPr>
        <w:ind w:left="1440" w:hanging="360"/>
      </w:pPr>
      <w:rPr>
        <w:rFonts w:hint="default" w:ascii="Symbol" w:hAnsi="Symbol"/>
      </w:rPr>
    </w:lvl>
    <w:lvl w:ilvl="1" w:tplc="C7CEA38C">
      <w:start w:val="1"/>
      <w:numFmt w:val="bullet"/>
      <w:lvlText w:val="o"/>
      <w:lvlJc w:val="left"/>
      <w:pPr>
        <w:ind w:left="2160" w:hanging="360"/>
      </w:pPr>
      <w:rPr>
        <w:rFonts w:hint="default" w:ascii="Courier New" w:hAnsi="Courier New"/>
      </w:rPr>
    </w:lvl>
    <w:lvl w:ilvl="2" w:tplc="D142657C">
      <w:start w:val="1"/>
      <w:numFmt w:val="bullet"/>
      <w:lvlText w:val=""/>
      <w:lvlJc w:val="left"/>
      <w:pPr>
        <w:ind w:left="2880" w:hanging="360"/>
      </w:pPr>
      <w:rPr>
        <w:rFonts w:hint="default" w:ascii="Wingdings" w:hAnsi="Wingdings"/>
      </w:rPr>
    </w:lvl>
    <w:lvl w:ilvl="3" w:tplc="C1209C0E">
      <w:start w:val="1"/>
      <w:numFmt w:val="bullet"/>
      <w:lvlText w:val=""/>
      <w:lvlJc w:val="left"/>
      <w:pPr>
        <w:ind w:left="3600" w:hanging="360"/>
      </w:pPr>
      <w:rPr>
        <w:rFonts w:hint="default" w:ascii="Symbol" w:hAnsi="Symbol"/>
      </w:rPr>
    </w:lvl>
    <w:lvl w:ilvl="4" w:tplc="50065584">
      <w:start w:val="1"/>
      <w:numFmt w:val="bullet"/>
      <w:lvlText w:val="o"/>
      <w:lvlJc w:val="left"/>
      <w:pPr>
        <w:ind w:left="4320" w:hanging="360"/>
      </w:pPr>
      <w:rPr>
        <w:rFonts w:hint="default" w:ascii="Courier New" w:hAnsi="Courier New"/>
      </w:rPr>
    </w:lvl>
    <w:lvl w:ilvl="5" w:tplc="2A021B02">
      <w:start w:val="1"/>
      <w:numFmt w:val="bullet"/>
      <w:lvlText w:val=""/>
      <w:lvlJc w:val="left"/>
      <w:pPr>
        <w:ind w:left="5040" w:hanging="360"/>
      </w:pPr>
      <w:rPr>
        <w:rFonts w:hint="default" w:ascii="Wingdings" w:hAnsi="Wingdings"/>
      </w:rPr>
    </w:lvl>
    <w:lvl w:ilvl="6" w:tplc="A63835EE">
      <w:start w:val="1"/>
      <w:numFmt w:val="bullet"/>
      <w:lvlText w:val=""/>
      <w:lvlJc w:val="left"/>
      <w:pPr>
        <w:ind w:left="5760" w:hanging="360"/>
      </w:pPr>
      <w:rPr>
        <w:rFonts w:hint="default" w:ascii="Symbol" w:hAnsi="Symbol"/>
      </w:rPr>
    </w:lvl>
    <w:lvl w:ilvl="7" w:tplc="719A9B60">
      <w:start w:val="1"/>
      <w:numFmt w:val="bullet"/>
      <w:lvlText w:val="o"/>
      <w:lvlJc w:val="left"/>
      <w:pPr>
        <w:ind w:left="6480" w:hanging="360"/>
      </w:pPr>
      <w:rPr>
        <w:rFonts w:hint="default" w:ascii="Courier New" w:hAnsi="Courier New"/>
      </w:rPr>
    </w:lvl>
    <w:lvl w:ilvl="8" w:tplc="51BE635A">
      <w:start w:val="1"/>
      <w:numFmt w:val="bullet"/>
      <w:lvlText w:val=""/>
      <w:lvlJc w:val="left"/>
      <w:pPr>
        <w:ind w:left="7200" w:hanging="360"/>
      </w:pPr>
      <w:rPr>
        <w:rFonts w:hint="default" w:ascii="Wingdings" w:hAnsi="Wingdings"/>
      </w:rPr>
    </w:lvl>
  </w:abstractNum>
  <w:num w:numId="13">
    <w:abstractNumId w:val="12"/>
  </w:num>
  <w:num w:numId="12">
    <w:abstractNumId w:val="11"/>
  </w:num>
  <w:num w:numId="11">
    <w:abstractNumId w:val="10"/>
  </w:num>
  <w:num w:numId="10">
    <w:abstractNumId w:val="9"/>
  </w:num>
  <w:num w:numId="9">
    <w:abstractNumId w:val="8"/>
  </w:num>
  <w:num w:numId="1" w16cid:durableId="1060052239">
    <w:abstractNumId w:val="0"/>
  </w:num>
  <w:num w:numId="2" w16cid:durableId="153686287">
    <w:abstractNumId w:val="7"/>
  </w:num>
  <w:num w:numId="3" w16cid:durableId="699093560">
    <w:abstractNumId w:val="1"/>
  </w:num>
  <w:num w:numId="4" w16cid:durableId="1548646186">
    <w:abstractNumId w:val="3"/>
  </w:num>
  <w:num w:numId="5" w16cid:durableId="248003080">
    <w:abstractNumId w:val="2"/>
  </w:num>
  <w:num w:numId="6" w16cid:durableId="233051585">
    <w:abstractNumId w:val="6"/>
  </w:num>
  <w:num w:numId="7" w16cid:durableId="953251203">
    <w:abstractNumId w:val="5"/>
  </w:num>
  <w:num w:numId="8" w16cid:durableId="1256087439">
    <w:abstractNumId w:val="4"/>
  </w:num>
</w:numbering>
</file>

<file path=word/people.xml><?xml version="1.0" encoding="utf-8"?>
<w15:people xmlns:mc="http://schemas.openxmlformats.org/markup-compatibility/2006" xmlns:w15="http://schemas.microsoft.com/office/word/2012/wordml" mc:Ignorable="w15">
  <w15:person w15:author="Peter Woollard">
    <w15:presenceInfo w15:providerId="" w15:userId=""/>
  </w15:person>
  <w15:person w15:author="Peter Woollard">
    <w15:presenceInfo w15:providerId="" w15:userId=""/>
  </w15:person>
  <w15:person w15:author="Terence Murphy">
    <w15:presenceInfo w15:providerId="" w15:userId=""/>
  </w15:person>
  <w15:person w15:author="Terence Murphy">
    <w15:presenceInfo w15:providerId="" w15:userId=""/>
  </w15:person>
  <w15:person w15:author="ytanizaw">
    <w15:presenceInfo w15:providerId="" w15:userI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DD1"/>
    <w:rsid w:val="00045655"/>
    <w:rsid w:val="00073411"/>
    <w:rsid w:val="000D03A9"/>
    <w:rsid w:val="000E3BAB"/>
    <w:rsid w:val="00114B88"/>
    <w:rsid w:val="001214BA"/>
    <w:rsid w:val="00196CE8"/>
    <w:rsid w:val="00206F81"/>
    <w:rsid w:val="00211EB4"/>
    <w:rsid w:val="0024009E"/>
    <w:rsid w:val="002506DC"/>
    <w:rsid w:val="002A5371"/>
    <w:rsid w:val="002E1A25"/>
    <w:rsid w:val="00305523"/>
    <w:rsid w:val="00380BD7"/>
    <w:rsid w:val="00382F21"/>
    <w:rsid w:val="003913ED"/>
    <w:rsid w:val="003947C8"/>
    <w:rsid w:val="003F5D91"/>
    <w:rsid w:val="00432C4D"/>
    <w:rsid w:val="004A1062"/>
    <w:rsid w:val="004B092D"/>
    <w:rsid w:val="004B67FD"/>
    <w:rsid w:val="00564F2A"/>
    <w:rsid w:val="00684D5A"/>
    <w:rsid w:val="006A1544"/>
    <w:rsid w:val="006C048C"/>
    <w:rsid w:val="00714EA9"/>
    <w:rsid w:val="007248D3"/>
    <w:rsid w:val="00746733"/>
    <w:rsid w:val="00816E46"/>
    <w:rsid w:val="00820BDB"/>
    <w:rsid w:val="0085157D"/>
    <w:rsid w:val="008753F2"/>
    <w:rsid w:val="00913936"/>
    <w:rsid w:val="00922BE9"/>
    <w:rsid w:val="009372B8"/>
    <w:rsid w:val="00937A36"/>
    <w:rsid w:val="00994159"/>
    <w:rsid w:val="009A46D1"/>
    <w:rsid w:val="009F2183"/>
    <w:rsid w:val="00A140B3"/>
    <w:rsid w:val="00A17A79"/>
    <w:rsid w:val="00A351B3"/>
    <w:rsid w:val="00A95AAA"/>
    <w:rsid w:val="00B52529"/>
    <w:rsid w:val="00BE03DC"/>
    <w:rsid w:val="00C304FE"/>
    <w:rsid w:val="00C83DD1"/>
    <w:rsid w:val="00C86921"/>
    <w:rsid w:val="00C90AB2"/>
    <w:rsid w:val="00D141D5"/>
    <w:rsid w:val="00EA7FA4"/>
    <w:rsid w:val="00EB1705"/>
    <w:rsid w:val="00EB244D"/>
    <w:rsid w:val="00EC3048"/>
    <w:rsid w:val="00EE77AD"/>
    <w:rsid w:val="00F44201"/>
    <w:rsid w:val="00F731B5"/>
    <w:rsid w:val="00F80D79"/>
    <w:rsid w:val="01F9349F"/>
    <w:rsid w:val="04245955"/>
    <w:rsid w:val="072A9405"/>
    <w:rsid w:val="0EC58389"/>
    <w:rsid w:val="0FE23DD8"/>
    <w:rsid w:val="12AE4CA1"/>
    <w:rsid w:val="130581A5"/>
    <w:rsid w:val="138DE760"/>
    <w:rsid w:val="14CFE1EE"/>
    <w:rsid w:val="19E6DEE8"/>
    <w:rsid w:val="1AACF1EF"/>
    <w:rsid w:val="1D561AE9"/>
    <w:rsid w:val="1D9EE086"/>
    <w:rsid w:val="1ED3BE92"/>
    <w:rsid w:val="21330BA4"/>
    <w:rsid w:val="21354CCB"/>
    <w:rsid w:val="220B5A53"/>
    <w:rsid w:val="2413EF89"/>
    <w:rsid w:val="2418CCE3"/>
    <w:rsid w:val="25A8D258"/>
    <w:rsid w:val="2747F183"/>
    <w:rsid w:val="297E66DB"/>
    <w:rsid w:val="29912493"/>
    <w:rsid w:val="2A073140"/>
    <w:rsid w:val="2B1DD860"/>
    <w:rsid w:val="2C5CB9F2"/>
    <w:rsid w:val="3017FB84"/>
    <w:rsid w:val="37B9BD99"/>
    <w:rsid w:val="387BB470"/>
    <w:rsid w:val="392B3985"/>
    <w:rsid w:val="39A19E0A"/>
    <w:rsid w:val="3B873359"/>
    <w:rsid w:val="3C15419A"/>
    <w:rsid w:val="3E06A4BE"/>
    <w:rsid w:val="3EEC3E30"/>
    <w:rsid w:val="3F7C9001"/>
    <w:rsid w:val="40986D01"/>
    <w:rsid w:val="41A567B9"/>
    <w:rsid w:val="423FA955"/>
    <w:rsid w:val="42854FD0"/>
    <w:rsid w:val="43B969D7"/>
    <w:rsid w:val="43D5B51E"/>
    <w:rsid w:val="46BB9C23"/>
    <w:rsid w:val="48FA4864"/>
    <w:rsid w:val="4A5DC985"/>
    <w:rsid w:val="4DDA57AD"/>
    <w:rsid w:val="4E038879"/>
    <w:rsid w:val="4FB31DAD"/>
    <w:rsid w:val="50563886"/>
    <w:rsid w:val="596EE2A6"/>
    <w:rsid w:val="5DDAA176"/>
    <w:rsid w:val="5E48738A"/>
    <w:rsid w:val="5E63DC8D"/>
    <w:rsid w:val="6996D4D0"/>
    <w:rsid w:val="6A3D3A29"/>
    <w:rsid w:val="6B984775"/>
    <w:rsid w:val="6CEAF04A"/>
    <w:rsid w:val="6E10D456"/>
    <w:rsid w:val="70BF0514"/>
    <w:rsid w:val="7304FEFE"/>
    <w:rsid w:val="7315EA23"/>
    <w:rsid w:val="7367005F"/>
    <w:rsid w:val="7616E2E8"/>
    <w:rsid w:val="78656081"/>
    <w:rsid w:val="790D4D36"/>
    <w:rsid w:val="79FCA449"/>
    <w:rsid w:val="7B39BD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8016C4A"/>
  <w15:docId w15:val="{9ADA2AA7-B2C6-4538-9B22-46C1B7AAF7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8"/>
        <w:szCs w:val="28"/>
        <w:lang w:val="en-GB" w:eastAsia="ja-JP" w:bidi="ar-SA"/>
      </w:rPr>
    </w:rPrDefault>
    <w:pPrDefault>
      <w:pPr>
        <w:spacing w:line="276"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outlineLvl w:val="0"/>
    </w:pPr>
    <w:rPr>
      <w:b/>
      <w:color w:val="A43DD6"/>
      <w:sz w:val="32"/>
      <w:szCs w:val="32"/>
    </w:rPr>
  </w:style>
  <w:style w:type="paragraph" w:styleId="Heading2">
    <w:name w:val="heading 2"/>
    <w:basedOn w:val="Normal"/>
    <w:next w:val="Normal"/>
    <w:uiPriority w:val="9"/>
    <w:unhideWhenUsed/>
    <w:qFormat/>
    <w:pPr>
      <w:keepNext/>
      <w:keepLines/>
      <w:spacing w:before="160" w:after="120"/>
      <w:outlineLvl w:val="1"/>
    </w:pPr>
    <w:rPr>
      <w:b/>
      <w:color w:val="4960EB"/>
    </w:rPr>
  </w:style>
  <w:style w:type="paragraph" w:styleId="Heading3">
    <w:name w:val="heading 3"/>
    <w:basedOn w:val="Normal"/>
    <w:next w:val="Normal"/>
    <w:uiPriority w:val="9"/>
    <w:semiHidden/>
    <w:unhideWhenUsed/>
    <w:qFormat/>
    <w:pPr>
      <w:keepNext/>
      <w:keepLines/>
      <w:spacing w:before="160" w:after="120"/>
      <w:outlineLvl w:val="2"/>
    </w:pPr>
    <w:rPr>
      <w:b/>
      <w:color w:val="252463"/>
      <w:sz w:val="24"/>
      <w:szCs w:val="24"/>
    </w:rPr>
  </w:style>
  <w:style w:type="paragraph" w:styleId="Heading4">
    <w:name w:val="heading 4"/>
    <w:basedOn w:val="Normal"/>
    <w:next w:val="Normal"/>
    <w:uiPriority w:val="9"/>
    <w:semiHidden/>
    <w:unhideWhenUsed/>
    <w:qFormat/>
    <w:pPr>
      <w:keepNext/>
      <w:keepLines/>
      <w:spacing w:before="160" w:after="120"/>
      <w:outlineLvl w:val="3"/>
    </w:pPr>
    <w:rPr>
      <w:b/>
      <w:color w:val="635E8C"/>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rPr>
      <w:b/>
      <w:color w:val="1F3864"/>
      <w:sz w:val="22"/>
      <w:szCs w:val="22"/>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ListParagraph">
    <w:name w:val="List Paragraph"/>
    <w:basedOn w:val="Normal"/>
    <w:uiPriority w:val="34"/>
    <w:qFormat/>
    <w:rsid w:val="0EC58389"/>
    <w:pPr>
      <w:ind w:left="720"/>
      <w:contextualSpacing/>
    </w:pPr>
  </w:style>
  <w:style w:type="paragraph" w:styleId="TOC1">
    <w:name w:val="toc 1"/>
    <w:basedOn w:val="Normal"/>
    <w:next w:val="Normal"/>
    <w:autoRedefine/>
    <w:uiPriority w:val="39"/>
    <w:unhideWhenUsed/>
    <w:rsid w:val="003947C8"/>
    <w:pPr>
      <w:spacing w:after="100"/>
      <w:ind w:left="0"/>
    </w:pPr>
  </w:style>
  <w:style w:type="paragraph" w:styleId="TOC2">
    <w:name w:val="toc 2"/>
    <w:basedOn w:val="Normal"/>
    <w:next w:val="Normal"/>
    <w:autoRedefine/>
    <w:uiPriority w:val="39"/>
    <w:unhideWhenUsed/>
    <w:rsid w:val="003947C8"/>
    <w:pPr>
      <w:spacing w:after="100"/>
      <w:ind w:left="280"/>
    </w:pPr>
  </w:style>
  <w:style w:type="paragraph" w:styleId="TOC3">
    <w:name w:val="toc 3"/>
    <w:basedOn w:val="Normal"/>
    <w:next w:val="Normal"/>
    <w:autoRedefine/>
    <w:uiPriority w:val="39"/>
    <w:unhideWhenUsed/>
    <w:rsid w:val="003947C8"/>
    <w:pPr>
      <w:spacing w:after="100"/>
      <w:ind w:left="560"/>
    </w:pPr>
  </w:style>
  <w:style w:type="character" w:styleId="Hyperlink">
    <w:name w:val="Hyperlink"/>
    <w:basedOn w:val="DefaultParagraphFont"/>
    <w:uiPriority w:val="99"/>
    <w:unhideWhenUsed/>
    <w:rsid w:val="003947C8"/>
    <w:rPr>
      <w:color w:val="0000FF" w:themeColor="hyperlink"/>
      <w:u w:val="single"/>
    </w:rPr>
  </w:style>
  <w:style w:type="paragraph" w:styleId="TOC4">
    <w:name w:val="toc 4"/>
    <w:basedOn w:val="Normal"/>
    <w:next w:val="Normal"/>
    <w:autoRedefine/>
    <w:uiPriority w:val="39"/>
    <w:unhideWhenUsed/>
    <w:rsid w:val="0085157D"/>
    <w:pPr>
      <w:spacing w:after="100"/>
      <w:ind w:left="8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1D9EE086"/>
    <w:pPr>
      <w:tabs>
        <w:tab w:val="center" w:leader="none" w:pos="4680"/>
        <w:tab w:val="right" w:leader="none" w:pos="9360"/>
      </w:tabs>
      <w:spacing w:after="0" w:line="240" w:lineRule="auto"/>
    </w:pPr>
  </w:style>
  <w:style w:type="paragraph" w:styleId="Footer">
    <w:uiPriority w:val="99"/>
    <w:name w:val="footer"/>
    <w:basedOn w:val="Normal"/>
    <w:unhideWhenUsed/>
    <w:rsid w:val="1D9EE086"/>
    <w:pPr>
      <w:tabs>
        <w:tab w:val="center" w:leader="none" w:pos="4680"/>
        <w:tab w:val="right" w:leader="none" w:pos="9360"/>
      </w:tabs>
      <w:spacing w:after="0" w:line="240" w:lineRule="auto"/>
    </w:pPr>
  </w:style>
  <w:style w:type="paragraph" w:styleId="FootnoteText">
    <w:uiPriority w:val="99"/>
    <w:name w:val="footnote text"/>
    <w:basedOn w:val="Normal"/>
    <w:semiHidden/>
    <w:unhideWhenUsed/>
    <w:rsid w:val="1D9EE086"/>
    <w:rPr>
      <w:sz w:val="20"/>
      <w:szCs w:val="20"/>
    </w:rPr>
    <w:pPr>
      <w:spacing w:after="0" w:line="240" w:lineRule="auto"/>
    </w:pPr>
  </w:style>
  <w:style xmlns:w14="http://schemas.microsoft.com/office/word/2010/wordml" xmlns:mc="http://schemas.openxmlformats.org/markup-compatibility/2006" xmlns:w="http://schemas.openxmlformats.org/wordprocessingml/2006/main" w:type="character" w:styleId="FootnoteReference" mc:Ignorable="w14">
    <w:basedOn xmlns:w="http://schemas.openxmlformats.org/wordprocessingml/2006/main" w:val="DefaultParagraphFont"/>
    <w:name xmlns:w="http://schemas.openxmlformats.org/wordprocessingml/2006/main" w:val="foot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&#65279;<?xml version="1.0" encoding="utf-8"?><Relationships xmlns="http://schemas.openxmlformats.org/package/2006/relationships"><Relationship Type="http://schemas.openxmlformats.org/officeDocument/2006/relationships/hyperlink" Target="http://www.sequenceontology.org/browser/current_release/term/SO:0000419" TargetMode="External" Id="rId1" /></Relationship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hyperlink" Target="https://github.com/enasequence/gff3tools/tree/main" TargetMode="External" Id="rId13" /><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comments" Target="comments.xml" Id="rId5" /><Relationship Type="http://schemas.openxmlformats.org/officeDocument/2006/relationships/fontTable" Target="fontTable.xml" Id="rId15" /><Relationship Type="http://schemas.openxmlformats.org/officeDocument/2006/relationships/hyperlink" Target="http://www.ncbi.nlm.nih.gov/Taxonomy/Browser/wwwtax.cgi?id=6239" TargetMode="External" Id="rId10" /><Relationship Type="http://schemas.openxmlformats.org/officeDocument/2006/relationships/webSettings" Target="webSettings.xml" Id="rId4" /><Relationship Type="http://schemas.microsoft.com/office/2011/relationships/people" Target="people.xml" Id="Rcc64b904e62343e2" /><Relationship Type="http://schemas.openxmlformats.org/officeDocument/2006/relationships/footer" Target="footer.xml" Id="R39537105d96549b2" /><Relationship Type="http://schemas.openxmlformats.org/officeDocument/2006/relationships/footnotes" Target="footnotes.xml" Id="R6f7b8d6a4baf414e" /><Relationship Type="http://schemas.openxmlformats.org/officeDocument/2006/relationships/image" Target="/media/image2.png" Id="rId221151104" /><Relationship Type="http://schemas.openxmlformats.org/officeDocument/2006/relationships/hyperlink" Target="https://www.ebi.ac.uk/ena/gff3/converter/" TargetMode="External" Id="R0215d88ad6f3496f" /><Relationship Type="http://schemas.openxmlformats.org/officeDocument/2006/relationships/image" Target="/media/image3.png" Id="rId1874311615" /><Relationship Type="http://schemas.openxmlformats.org/officeDocument/2006/relationships/hyperlink" Target="http://www.ncbi.nlm.nih.gov/Taxonomy/Browser/wwwtax.cgi?id=" TargetMode="External" Id="Red1eb7752b7d4502" /><Relationship Type="http://schemas.openxmlformats.org/officeDocument/2006/relationships/hyperlink" Target="https://www.insdc.org" TargetMode="External" Id="Re970e0d389bd42fc" /><Relationship Type="http://schemas.microsoft.com/office/2020/10/relationships/intelligence" Target="intelligence2.xml" Id="Rf54fbfee3b4c49f6" /><Relationship Type="http://schemas.openxmlformats.org/officeDocument/2006/relationships/hyperlink" Target="https://github.com/EBIBioStudies/gff3tools/tree/main/src/main/resources/feature-mapping.tsv" TargetMode="External" Id="R0450f57abfdb4d45" /><Relationship Type="http://schemas.openxmlformats.org/officeDocument/2006/relationships/hyperlink" Target="https://www.insdc.org/submitting-standards/dbxref-qualifier-vocabulary/" TargetMode="External" Id="R4e81cb48244c478f" /><Relationship Type="http://schemas.openxmlformats.org/officeDocument/2006/relationships/hyperlink" Target="https://www.ncbi.nlm.nih.gov/genbank/genome_locustag/" TargetMode="External" Id="Ref5ac16ac6ae4b97" /><Relationship Type="http://schemas.openxmlformats.org/officeDocument/2006/relationships/hyperlink" Target="https://github.com/INSDC-Repo/INSDC/blob/main/INSDC%20Minimal%20Specifications/Sequence/Current%20version/" TargetMode="External" Id="R5e03e9693c224886" /><Relationship Type="http://schemas.openxmlformats.org/officeDocument/2006/relationships/hyperlink" Target="https://www.ncbi.nlm.nih.gov/Taxonomy/Browser/wwwtax.cgi?id=9823" TargetMode="External" Id="R045345e6ddda4b1f" /><Relationship Type="http://schemas.openxmlformats.org/officeDocument/2006/relationships/image" Target="/media/image4.png" Id="rId1682616665" /></Relationships>
</file>

<file path=word/_rels/footnotes.xml.rels>&#65279;<?xml version="1.0" encoding="utf-8"?><Relationships xmlns="http://schemas.openxmlformats.org/package/2006/relationships"><Relationship Type="http://schemas.openxmlformats.org/officeDocument/2006/relationships/hyperlink" Target="https://github.com/the-sequence-ontology/specifications/blob/master/gff3.md" TargetMode="External" Id="R462f9363a57c448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Peter Woollard</lastModifiedBy>
  <revision>70</revision>
  <dcterms:created xsi:type="dcterms:W3CDTF">2026-05-12T09:51:00.0000000Z</dcterms:created>
  <dcterms:modified xsi:type="dcterms:W3CDTF">2026-06-26T17:42:21.7679724Z</dcterms:modified>
</coreProperties>
</file>